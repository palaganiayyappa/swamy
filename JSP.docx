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62D" w:rsidRPr="00BC462D" w:rsidRDefault="00BC462D" w:rsidP="00BC462D">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lang w:eastAsia="en-IN"/>
        </w:rPr>
      </w:pPr>
      <w:r>
        <w:rPr>
          <w:rFonts w:ascii="Helvetica" w:eastAsia="Times New Roman" w:hAnsi="Helvetica" w:cs="Times New Roman"/>
          <w:color w:val="610B38"/>
          <w:kern w:val="36"/>
          <w:sz w:val="44"/>
          <w:szCs w:val="44"/>
          <w:lang w:eastAsia="en-IN"/>
        </w:rPr>
        <w:t>JSP</w:t>
      </w:r>
    </w:p>
    <w:p w:rsidR="00BC462D" w:rsidRPr="00BC462D" w:rsidRDefault="00BC462D" w:rsidP="00BC462D">
      <w:pPr>
        <w:spacing w:after="0" w:line="240" w:lineRule="auto"/>
        <w:rPr>
          <w:rFonts w:ascii="Times New Roman" w:eastAsia="Times New Roman" w:hAnsi="Times New Roman" w:cs="Times New Roman"/>
          <w:sz w:val="24"/>
          <w:szCs w:val="24"/>
          <w:lang w:eastAsia="en-IN"/>
        </w:rPr>
      </w:pPr>
    </w:p>
    <w:p w:rsidR="00BC462D" w:rsidRPr="00BC462D" w:rsidRDefault="00BC462D" w:rsidP="00BC462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C462D">
        <w:rPr>
          <w:rFonts w:ascii="Segoe UI" w:eastAsia="Times New Roman" w:hAnsi="Segoe UI" w:cs="Segoe UI"/>
          <w:b/>
          <w:bCs/>
          <w:color w:val="333333"/>
          <w:sz w:val="24"/>
          <w:szCs w:val="24"/>
          <w:lang w:eastAsia="en-IN"/>
        </w:rPr>
        <w:t>JSP</w:t>
      </w:r>
      <w:r w:rsidRPr="00BC462D">
        <w:rPr>
          <w:rFonts w:ascii="Segoe UI" w:eastAsia="Times New Roman" w:hAnsi="Segoe UI" w:cs="Segoe UI"/>
          <w:color w:val="333333"/>
          <w:sz w:val="24"/>
          <w:szCs w:val="24"/>
          <w:lang w:eastAsia="en-IN"/>
        </w:rPr>
        <w:t> technology is used to create web application just like Servlet technology. It can be thought of as an extension to Servlet because it provides more functionality than servlet such as expression language, JSTL, etc.</w:t>
      </w:r>
    </w:p>
    <w:p w:rsidR="00BC462D" w:rsidRPr="00BC462D" w:rsidRDefault="00BC462D" w:rsidP="00BC462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C462D">
        <w:rPr>
          <w:rFonts w:ascii="Segoe UI" w:eastAsia="Times New Roman" w:hAnsi="Segoe UI" w:cs="Segoe UI"/>
          <w:color w:val="333333"/>
          <w:sz w:val="24"/>
          <w:szCs w:val="24"/>
          <w:lang w:eastAsia="en-IN"/>
        </w:rPr>
        <w:t>A JSP page consists of HTML tags and JSP tags. The JSP pages are easier to maintain than Servlet because we can separate designing and development. It provides some additional features such as Expression Language, Custom Tags, etc.</w:t>
      </w:r>
    </w:p>
    <w:p w:rsidR="00BC462D" w:rsidRPr="00BC462D" w:rsidRDefault="00BC462D" w:rsidP="00BC462D">
      <w:pPr>
        <w:shd w:val="clear" w:color="auto" w:fill="FFFFFF"/>
        <w:spacing w:before="100" w:beforeAutospacing="1" w:after="100" w:afterAutospacing="1" w:line="312" w:lineRule="atLeast"/>
        <w:jc w:val="both"/>
        <w:outlineLvl w:val="2"/>
        <w:rPr>
          <w:rFonts w:ascii="Helvetica" w:eastAsia="Times New Roman" w:hAnsi="Helvetica" w:cs="Times New Roman"/>
          <w:color w:val="610B38"/>
          <w:sz w:val="38"/>
          <w:szCs w:val="38"/>
          <w:lang w:eastAsia="en-IN"/>
        </w:rPr>
      </w:pPr>
      <w:r w:rsidRPr="00BC462D">
        <w:rPr>
          <w:rFonts w:ascii="Helvetica" w:eastAsia="Times New Roman" w:hAnsi="Helvetica" w:cs="Times New Roman"/>
          <w:color w:val="610B38"/>
          <w:sz w:val="38"/>
          <w:szCs w:val="38"/>
          <w:lang w:eastAsia="en-IN"/>
        </w:rPr>
        <w:t>Advantages of JSP over Servlet</w:t>
      </w:r>
    </w:p>
    <w:p w:rsidR="00BC462D" w:rsidRPr="00BC462D" w:rsidRDefault="00BC462D" w:rsidP="00BC462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C462D">
        <w:rPr>
          <w:rFonts w:ascii="Segoe UI" w:eastAsia="Times New Roman" w:hAnsi="Segoe UI" w:cs="Segoe UI"/>
          <w:color w:val="333333"/>
          <w:sz w:val="24"/>
          <w:szCs w:val="24"/>
          <w:lang w:eastAsia="en-IN"/>
        </w:rPr>
        <w:t>There are many advantages of JSP over the Servlet. They are as follows:</w:t>
      </w:r>
    </w:p>
    <w:p w:rsidR="00BC462D" w:rsidRPr="00BC462D" w:rsidRDefault="00BC462D" w:rsidP="00BC462D">
      <w:pPr>
        <w:shd w:val="clear" w:color="auto" w:fill="FFFFFF"/>
        <w:spacing w:before="100" w:beforeAutospacing="1" w:after="100" w:afterAutospacing="1" w:line="240" w:lineRule="auto"/>
        <w:jc w:val="both"/>
        <w:outlineLvl w:val="3"/>
        <w:rPr>
          <w:rFonts w:ascii="Helvetica" w:eastAsia="Times New Roman" w:hAnsi="Helvetica" w:cs="Times New Roman"/>
          <w:color w:val="610B4B"/>
          <w:sz w:val="26"/>
          <w:szCs w:val="26"/>
          <w:lang w:eastAsia="en-IN"/>
        </w:rPr>
      </w:pPr>
      <w:r w:rsidRPr="00BC462D">
        <w:rPr>
          <w:rFonts w:ascii="Helvetica" w:eastAsia="Times New Roman" w:hAnsi="Helvetica" w:cs="Times New Roman"/>
          <w:color w:val="610B4B"/>
          <w:sz w:val="26"/>
          <w:szCs w:val="26"/>
          <w:lang w:eastAsia="en-IN"/>
        </w:rPr>
        <w:t>1) Extension to Servlet</w:t>
      </w:r>
    </w:p>
    <w:p w:rsidR="00BC462D" w:rsidRPr="00BC462D" w:rsidRDefault="00BC462D" w:rsidP="00BC462D">
      <w:pPr>
        <w:shd w:val="clear" w:color="auto" w:fill="FFFFFF"/>
        <w:spacing w:before="100" w:beforeAutospacing="1" w:after="100" w:afterAutospacing="1" w:line="240" w:lineRule="auto"/>
        <w:jc w:val="both"/>
        <w:rPr>
          <w:rFonts w:ascii="Roboto" w:eastAsia="Times New Roman" w:hAnsi="Roboto" w:cs="Times New Roman"/>
          <w:b/>
          <w:bCs/>
          <w:color w:val="FFFFFF"/>
          <w:sz w:val="21"/>
          <w:szCs w:val="21"/>
          <w:lang w:eastAsia="en-IN"/>
        </w:rPr>
      </w:pPr>
      <w:r w:rsidRPr="00BC462D">
        <w:rPr>
          <w:rFonts w:ascii="Segoe UI" w:eastAsia="Times New Roman" w:hAnsi="Segoe UI" w:cs="Segoe UI"/>
          <w:color w:val="333333"/>
          <w:sz w:val="24"/>
          <w:szCs w:val="24"/>
          <w:lang w:eastAsia="en-IN"/>
        </w:rPr>
        <w:t xml:space="preserve">JSP technology is the extension to Servlet technology. We can use all the features of the Servlet in JSP. In addition to, we can use implicit objects, predefined tags, expression language and Custom tags in </w:t>
      </w:r>
      <w:proofErr w:type="gramStart"/>
      <w:r w:rsidRPr="00BC462D">
        <w:rPr>
          <w:rFonts w:ascii="Segoe UI" w:eastAsia="Times New Roman" w:hAnsi="Segoe UI" w:cs="Segoe UI"/>
          <w:color w:val="333333"/>
          <w:sz w:val="24"/>
          <w:szCs w:val="24"/>
          <w:lang w:eastAsia="en-IN"/>
        </w:rPr>
        <w:t>JSP, that</w:t>
      </w:r>
      <w:proofErr w:type="gramEnd"/>
      <w:r w:rsidRPr="00BC462D">
        <w:rPr>
          <w:rFonts w:ascii="Segoe UI" w:eastAsia="Times New Roman" w:hAnsi="Segoe UI" w:cs="Segoe UI"/>
          <w:color w:val="333333"/>
          <w:sz w:val="24"/>
          <w:szCs w:val="24"/>
          <w:lang w:eastAsia="en-IN"/>
        </w:rPr>
        <w:t xml:space="preserve"> makes JSP development </w:t>
      </w:r>
      <w:proofErr w:type="spellStart"/>
      <w:r w:rsidRPr="00BC462D">
        <w:rPr>
          <w:rFonts w:ascii="Segoe UI" w:eastAsia="Times New Roman" w:hAnsi="Segoe UI" w:cs="Segoe UI"/>
          <w:color w:val="333333"/>
          <w:sz w:val="24"/>
          <w:szCs w:val="24"/>
          <w:lang w:eastAsia="en-IN"/>
        </w:rPr>
        <w:t>easy.</w:t>
      </w:r>
      <w:r w:rsidRPr="00BC462D">
        <w:rPr>
          <w:rFonts w:ascii="Roboto" w:eastAsia="Times New Roman" w:hAnsi="Roboto" w:cs="Times New Roman"/>
          <w:b/>
          <w:bCs/>
          <w:color w:val="FFFFFF"/>
          <w:sz w:val="21"/>
          <w:szCs w:val="21"/>
          <w:lang w:eastAsia="en-IN"/>
        </w:rPr>
        <w:t>Stay</w:t>
      </w:r>
      <w:proofErr w:type="spellEnd"/>
    </w:p>
    <w:p w:rsidR="00BC462D" w:rsidRPr="00BC462D" w:rsidRDefault="00BC462D" w:rsidP="00BC462D">
      <w:pPr>
        <w:shd w:val="clear" w:color="auto" w:fill="FFFFFF"/>
        <w:spacing w:before="100" w:beforeAutospacing="1" w:after="100" w:afterAutospacing="1" w:line="240" w:lineRule="auto"/>
        <w:jc w:val="both"/>
        <w:outlineLvl w:val="3"/>
        <w:rPr>
          <w:rFonts w:ascii="Helvetica" w:eastAsia="Times New Roman" w:hAnsi="Helvetica" w:cs="Times New Roman"/>
          <w:color w:val="610B4B"/>
          <w:sz w:val="26"/>
          <w:szCs w:val="26"/>
          <w:lang w:eastAsia="en-IN"/>
        </w:rPr>
      </w:pPr>
      <w:r w:rsidRPr="00BC462D">
        <w:rPr>
          <w:rFonts w:ascii="Helvetica" w:eastAsia="Times New Roman" w:hAnsi="Helvetica" w:cs="Times New Roman"/>
          <w:color w:val="610B4B"/>
          <w:sz w:val="26"/>
          <w:szCs w:val="26"/>
          <w:lang w:eastAsia="en-IN"/>
        </w:rPr>
        <w:t>2) Easy to maintain</w:t>
      </w:r>
    </w:p>
    <w:p w:rsidR="00BC462D" w:rsidRPr="00BC462D" w:rsidRDefault="00BC462D" w:rsidP="00BC462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C462D">
        <w:rPr>
          <w:rFonts w:ascii="Segoe UI" w:eastAsia="Times New Roman" w:hAnsi="Segoe UI" w:cs="Segoe UI"/>
          <w:color w:val="333333"/>
          <w:sz w:val="24"/>
          <w:szCs w:val="24"/>
          <w:lang w:eastAsia="en-IN"/>
        </w:rPr>
        <w:t>JSP can be easily managed because we can easily separate our business logic with presentation logic. In Servlet technology, we mix our business logic with the presentation logic.</w:t>
      </w:r>
    </w:p>
    <w:p w:rsidR="00BC462D" w:rsidRPr="00BC462D" w:rsidRDefault="00BC462D" w:rsidP="00BC462D">
      <w:pPr>
        <w:shd w:val="clear" w:color="auto" w:fill="FFFFFF"/>
        <w:spacing w:before="100" w:beforeAutospacing="1" w:after="100" w:afterAutospacing="1" w:line="240" w:lineRule="auto"/>
        <w:jc w:val="both"/>
        <w:outlineLvl w:val="3"/>
        <w:rPr>
          <w:rFonts w:ascii="Helvetica" w:eastAsia="Times New Roman" w:hAnsi="Helvetica" w:cs="Times New Roman"/>
          <w:color w:val="610B4B"/>
          <w:sz w:val="26"/>
          <w:szCs w:val="26"/>
          <w:lang w:eastAsia="en-IN"/>
        </w:rPr>
      </w:pPr>
      <w:r w:rsidRPr="00BC462D">
        <w:rPr>
          <w:rFonts w:ascii="Helvetica" w:eastAsia="Times New Roman" w:hAnsi="Helvetica" w:cs="Times New Roman"/>
          <w:color w:val="610B4B"/>
          <w:sz w:val="26"/>
          <w:szCs w:val="26"/>
          <w:lang w:eastAsia="en-IN"/>
        </w:rPr>
        <w:t>3) Fast Development: No need to recompile and redeploy</w:t>
      </w:r>
    </w:p>
    <w:p w:rsidR="00BC462D" w:rsidRPr="00BC462D" w:rsidRDefault="00BC462D" w:rsidP="00BC462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C462D">
        <w:rPr>
          <w:rFonts w:ascii="Segoe UI" w:eastAsia="Times New Roman" w:hAnsi="Segoe UI" w:cs="Segoe UI"/>
          <w:color w:val="333333"/>
          <w:sz w:val="24"/>
          <w:szCs w:val="24"/>
          <w:lang w:eastAsia="en-IN"/>
        </w:rPr>
        <w:t>If JSP page is modified, we don't need to recompile and redeploy the project. The Servlet code needs to be updated and recompiled if we have to change the look and feel of the application.</w:t>
      </w:r>
    </w:p>
    <w:p w:rsidR="00BC462D" w:rsidRPr="00BC462D" w:rsidRDefault="00BC462D" w:rsidP="00BC462D">
      <w:pPr>
        <w:shd w:val="clear" w:color="auto" w:fill="FFFFFF"/>
        <w:spacing w:before="100" w:beforeAutospacing="1" w:after="100" w:afterAutospacing="1" w:line="240" w:lineRule="auto"/>
        <w:jc w:val="both"/>
        <w:outlineLvl w:val="3"/>
        <w:rPr>
          <w:rFonts w:ascii="Helvetica" w:eastAsia="Times New Roman" w:hAnsi="Helvetica" w:cs="Times New Roman"/>
          <w:color w:val="610B4B"/>
          <w:sz w:val="26"/>
          <w:szCs w:val="26"/>
          <w:lang w:eastAsia="en-IN"/>
        </w:rPr>
      </w:pPr>
      <w:r w:rsidRPr="00BC462D">
        <w:rPr>
          <w:rFonts w:ascii="Helvetica" w:eastAsia="Times New Roman" w:hAnsi="Helvetica" w:cs="Times New Roman"/>
          <w:color w:val="610B4B"/>
          <w:sz w:val="26"/>
          <w:szCs w:val="26"/>
          <w:lang w:eastAsia="en-IN"/>
        </w:rPr>
        <w:t>4) Less code than Servlet</w:t>
      </w:r>
    </w:p>
    <w:p w:rsidR="00BC462D" w:rsidRDefault="00BC462D" w:rsidP="00BC462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C462D">
        <w:rPr>
          <w:rFonts w:ascii="Segoe UI" w:eastAsia="Times New Roman" w:hAnsi="Segoe UI" w:cs="Segoe UI"/>
          <w:color w:val="333333"/>
          <w:sz w:val="24"/>
          <w:szCs w:val="24"/>
          <w:lang w:eastAsia="en-IN"/>
        </w:rPr>
        <w:t>In JSP, we can use many tags such as action tags, JSTL, custom tags, etc. that reduces the code. Moreover, we can use EL, implicit objects, etc.</w:t>
      </w:r>
    </w:p>
    <w:p w:rsidR="00184E93" w:rsidRDefault="00184E93" w:rsidP="00BC462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
    <w:p w:rsidR="00184E93" w:rsidRDefault="00184E93" w:rsidP="00184E93">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lang w:eastAsia="en-IN"/>
        </w:rPr>
      </w:pPr>
    </w:p>
    <w:p w:rsidR="00184E93" w:rsidRDefault="00184E93" w:rsidP="00184E93">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lang w:eastAsia="en-IN"/>
        </w:rPr>
      </w:pPr>
    </w:p>
    <w:p w:rsidR="00184E93" w:rsidRPr="00184E93" w:rsidRDefault="00184E93" w:rsidP="00184E93">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lang w:eastAsia="en-IN"/>
        </w:rPr>
      </w:pPr>
      <w:r w:rsidRPr="00184E93">
        <w:rPr>
          <w:rFonts w:ascii="Helvetica" w:eastAsia="Times New Roman" w:hAnsi="Helvetica" w:cs="Times New Roman"/>
          <w:color w:val="610B4B"/>
          <w:sz w:val="32"/>
          <w:szCs w:val="32"/>
          <w:lang w:eastAsia="en-IN"/>
        </w:rPr>
        <w:lastRenderedPageBreak/>
        <w:t>The Lifecycle of a JSP Page</w:t>
      </w:r>
    </w:p>
    <w:p w:rsidR="00184E93" w:rsidRPr="00184E93" w:rsidRDefault="00184E93" w:rsidP="00184E9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84E93">
        <w:rPr>
          <w:rFonts w:ascii="Segoe UI" w:eastAsia="Times New Roman" w:hAnsi="Segoe UI" w:cs="Segoe UI"/>
          <w:color w:val="333333"/>
          <w:sz w:val="24"/>
          <w:szCs w:val="24"/>
          <w:lang w:eastAsia="en-IN"/>
        </w:rPr>
        <w:t>The JSP pages follow these phases:</w:t>
      </w:r>
    </w:p>
    <w:p w:rsidR="00184E93" w:rsidRPr="00184E93" w:rsidRDefault="00184E93" w:rsidP="00184E9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84E93">
        <w:rPr>
          <w:rFonts w:ascii="Segoe UI" w:eastAsia="Times New Roman" w:hAnsi="Segoe UI" w:cs="Segoe UI"/>
          <w:color w:val="000000"/>
          <w:sz w:val="24"/>
          <w:szCs w:val="24"/>
          <w:lang w:eastAsia="en-IN"/>
        </w:rPr>
        <w:t>Translation of JSP Page</w:t>
      </w:r>
    </w:p>
    <w:p w:rsidR="00184E93" w:rsidRPr="00184E93" w:rsidRDefault="00184E93" w:rsidP="00184E9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84E93">
        <w:rPr>
          <w:rFonts w:ascii="Segoe UI" w:eastAsia="Times New Roman" w:hAnsi="Segoe UI" w:cs="Segoe UI"/>
          <w:color w:val="000000"/>
          <w:sz w:val="24"/>
          <w:szCs w:val="24"/>
          <w:lang w:eastAsia="en-IN"/>
        </w:rPr>
        <w:t>Compilation of JSP Page</w:t>
      </w:r>
    </w:p>
    <w:p w:rsidR="00184E93" w:rsidRPr="00184E93" w:rsidRDefault="00184E93" w:rsidP="00184E9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proofErr w:type="spellStart"/>
      <w:r w:rsidRPr="00184E93">
        <w:rPr>
          <w:rFonts w:ascii="Segoe UI" w:eastAsia="Times New Roman" w:hAnsi="Segoe UI" w:cs="Segoe UI"/>
          <w:color w:val="000000"/>
          <w:sz w:val="24"/>
          <w:szCs w:val="24"/>
          <w:lang w:eastAsia="en-IN"/>
        </w:rPr>
        <w:t>Classloading</w:t>
      </w:r>
      <w:proofErr w:type="spellEnd"/>
      <w:r w:rsidRPr="00184E93">
        <w:rPr>
          <w:rFonts w:ascii="Segoe UI" w:eastAsia="Times New Roman" w:hAnsi="Segoe UI" w:cs="Segoe UI"/>
          <w:color w:val="000000"/>
          <w:sz w:val="24"/>
          <w:szCs w:val="24"/>
          <w:lang w:eastAsia="en-IN"/>
        </w:rPr>
        <w:t xml:space="preserve"> (the </w:t>
      </w:r>
      <w:proofErr w:type="spellStart"/>
      <w:r w:rsidRPr="00184E93">
        <w:rPr>
          <w:rFonts w:ascii="Segoe UI" w:eastAsia="Times New Roman" w:hAnsi="Segoe UI" w:cs="Segoe UI"/>
          <w:color w:val="000000"/>
          <w:sz w:val="24"/>
          <w:szCs w:val="24"/>
          <w:lang w:eastAsia="en-IN"/>
        </w:rPr>
        <w:t>classloader</w:t>
      </w:r>
      <w:proofErr w:type="spellEnd"/>
      <w:r w:rsidRPr="00184E93">
        <w:rPr>
          <w:rFonts w:ascii="Segoe UI" w:eastAsia="Times New Roman" w:hAnsi="Segoe UI" w:cs="Segoe UI"/>
          <w:color w:val="000000"/>
          <w:sz w:val="24"/>
          <w:szCs w:val="24"/>
          <w:lang w:eastAsia="en-IN"/>
        </w:rPr>
        <w:t xml:space="preserve"> loads class file)</w:t>
      </w:r>
    </w:p>
    <w:p w:rsidR="00184E93" w:rsidRPr="00184E93" w:rsidRDefault="00184E93" w:rsidP="00184E9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84E93">
        <w:rPr>
          <w:rFonts w:ascii="Segoe UI" w:eastAsia="Times New Roman" w:hAnsi="Segoe UI" w:cs="Segoe UI"/>
          <w:color w:val="000000"/>
          <w:sz w:val="24"/>
          <w:szCs w:val="24"/>
          <w:lang w:eastAsia="en-IN"/>
        </w:rPr>
        <w:t>Instantiation (Object of the Generated Servlet is created).</w:t>
      </w:r>
    </w:p>
    <w:p w:rsidR="00184E93" w:rsidRPr="00184E93" w:rsidRDefault="00184E93" w:rsidP="00184E9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84E93">
        <w:rPr>
          <w:rFonts w:ascii="Segoe UI" w:eastAsia="Times New Roman" w:hAnsi="Segoe UI" w:cs="Segoe UI"/>
          <w:color w:val="000000"/>
          <w:sz w:val="24"/>
          <w:szCs w:val="24"/>
          <w:lang w:eastAsia="en-IN"/>
        </w:rPr>
        <w:t xml:space="preserve">Initialization </w:t>
      </w:r>
      <w:proofErr w:type="gramStart"/>
      <w:r w:rsidRPr="00184E93">
        <w:rPr>
          <w:rFonts w:ascii="Segoe UI" w:eastAsia="Times New Roman" w:hAnsi="Segoe UI" w:cs="Segoe UI"/>
          <w:color w:val="000000"/>
          <w:sz w:val="24"/>
          <w:szCs w:val="24"/>
          <w:lang w:eastAsia="en-IN"/>
        </w:rPr>
        <w:t>( the</w:t>
      </w:r>
      <w:proofErr w:type="gramEnd"/>
      <w:r w:rsidRPr="00184E93">
        <w:rPr>
          <w:rFonts w:ascii="Segoe UI" w:eastAsia="Times New Roman" w:hAnsi="Segoe UI" w:cs="Segoe UI"/>
          <w:color w:val="000000"/>
          <w:sz w:val="24"/>
          <w:szCs w:val="24"/>
          <w:lang w:eastAsia="en-IN"/>
        </w:rPr>
        <w:t xml:space="preserve"> container invokes </w:t>
      </w:r>
      <w:proofErr w:type="spellStart"/>
      <w:r w:rsidRPr="00184E93">
        <w:rPr>
          <w:rFonts w:ascii="Segoe UI" w:eastAsia="Times New Roman" w:hAnsi="Segoe UI" w:cs="Segoe UI"/>
          <w:color w:val="000000"/>
          <w:sz w:val="24"/>
          <w:szCs w:val="24"/>
          <w:lang w:eastAsia="en-IN"/>
        </w:rPr>
        <w:t>jspInit</w:t>
      </w:r>
      <w:proofErr w:type="spellEnd"/>
      <w:r w:rsidRPr="00184E93">
        <w:rPr>
          <w:rFonts w:ascii="Segoe UI" w:eastAsia="Times New Roman" w:hAnsi="Segoe UI" w:cs="Segoe UI"/>
          <w:color w:val="000000"/>
          <w:sz w:val="24"/>
          <w:szCs w:val="24"/>
          <w:lang w:eastAsia="en-IN"/>
        </w:rPr>
        <w:t>() method).</w:t>
      </w:r>
    </w:p>
    <w:p w:rsidR="00184E93" w:rsidRPr="00184E93" w:rsidRDefault="00184E93" w:rsidP="00184E9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84E93">
        <w:rPr>
          <w:rFonts w:ascii="Segoe UI" w:eastAsia="Times New Roman" w:hAnsi="Segoe UI" w:cs="Segoe UI"/>
          <w:color w:val="000000"/>
          <w:sz w:val="24"/>
          <w:szCs w:val="24"/>
          <w:lang w:eastAsia="en-IN"/>
        </w:rPr>
        <w:t xml:space="preserve">Request processing </w:t>
      </w:r>
      <w:proofErr w:type="gramStart"/>
      <w:r w:rsidRPr="00184E93">
        <w:rPr>
          <w:rFonts w:ascii="Segoe UI" w:eastAsia="Times New Roman" w:hAnsi="Segoe UI" w:cs="Segoe UI"/>
          <w:color w:val="000000"/>
          <w:sz w:val="24"/>
          <w:szCs w:val="24"/>
          <w:lang w:eastAsia="en-IN"/>
        </w:rPr>
        <w:t>( the</w:t>
      </w:r>
      <w:proofErr w:type="gramEnd"/>
      <w:r w:rsidRPr="00184E93">
        <w:rPr>
          <w:rFonts w:ascii="Segoe UI" w:eastAsia="Times New Roman" w:hAnsi="Segoe UI" w:cs="Segoe UI"/>
          <w:color w:val="000000"/>
          <w:sz w:val="24"/>
          <w:szCs w:val="24"/>
          <w:lang w:eastAsia="en-IN"/>
        </w:rPr>
        <w:t xml:space="preserve"> container invokes _</w:t>
      </w:r>
      <w:proofErr w:type="spellStart"/>
      <w:r w:rsidRPr="00184E93">
        <w:rPr>
          <w:rFonts w:ascii="Segoe UI" w:eastAsia="Times New Roman" w:hAnsi="Segoe UI" w:cs="Segoe UI"/>
          <w:color w:val="000000"/>
          <w:sz w:val="24"/>
          <w:szCs w:val="24"/>
          <w:lang w:eastAsia="en-IN"/>
        </w:rPr>
        <w:t>jspService</w:t>
      </w:r>
      <w:proofErr w:type="spellEnd"/>
      <w:r w:rsidRPr="00184E93">
        <w:rPr>
          <w:rFonts w:ascii="Segoe UI" w:eastAsia="Times New Roman" w:hAnsi="Segoe UI" w:cs="Segoe UI"/>
          <w:color w:val="000000"/>
          <w:sz w:val="24"/>
          <w:szCs w:val="24"/>
          <w:lang w:eastAsia="en-IN"/>
        </w:rPr>
        <w:t>() method).</w:t>
      </w:r>
    </w:p>
    <w:p w:rsidR="00184E93" w:rsidRPr="00184E93" w:rsidRDefault="00184E93" w:rsidP="00184E9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184E93">
        <w:rPr>
          <w:rFonts w:ascii="Segoe UI" w:eastAsia="Times New Roman" w:hAnsi="Segoe UI" w:cs="Segoe UI"/>
          <w:color w:val="000000"/>
          <w:sz w:val="24"/>
          <w:szCs w:val="24"/>
          <w:lang w:eastAsia="en-IN"/>
        </w:rPr>
        <w:t xml:space="preserve">Destroy </w:t>
      </w:r>
      <w:proofErr w:type="gramStart"/>
      <w:r w:rsidRPr="00184E93">
        <w:rPr>
          <w:rFonts w:ascii="Segoe UI" w:eastAsia="Times New Roman" w:hAnsi="Segoe UI" w:cs="Segoe UI"/>
          <w:color w:val="000000"/>
          <w:sz w:val="24"/>
          <w:szCs w:val="24"/>
          <w:lang w:eastAsia="en-IN"/>
        </w:rPr>
        <w:t>( the</w:t>
      </w:r>
      <w:proofErr w:type="gramEnd"/>
      <w:r w:rsidRPr="00184E93">
        <w:rPr>
          <w:rFonts w:ascii="Segoe UI" w:eastAsia="Times New Roman" w:hAnsi="Segoe UI" w:cs="Segoe UI"/>
          <w:color w:val="000000"/>
          <w:sz w:val="24"/>
          <w:szCs w:val="24"/>
          <w:lang w:eastAsia="en-IN"/>
        </w:rPr>
        <w:t xml:space="preserve"> container invokes </w:t>
      </w:r>
      <w:proofErr w:type="spellStart"/>
      <w:r w:rsidRPr="00184E93">
        <w:rPr>
          <w:rFonts w:ascii="Segoe UI" w:eastAsia="Times New Roman" w:hAnsi="Segoe UI" w:cs="Segoe UI"/>
          <w:color w:val="000000"/>
          <w:sz w:val="24"/>
          <w:szCs w:val="24"/>
          <w:lang w:eastAsia="en-IN"/>
        </w:rPr>
        <w:t>jspDestroy</w:t>
      </w:r>
      <w:proofErr w:type="spellEnd"/>
      <w:r w:rsidRPr="00184E93">
        <w:rPr>
          <w:rFonts w:ascii="Segoe UI" w:eastAsia="Times New Roman" w:hAnsi="Segoe UI" w:cs="Segoe UI"/>
          <w:color w:val="000000"/>
          <w:sz w:val="24"/>
          <w:szCs w:val="24"/>
          <w:lang w:eastAsia="en-IN"/>
        </w:rPr>
        <w:t>() method).</w:t>
      </w:r>
    </w:p>
    <w:p w:rsidR="00184E93" w:rsidRPr="00184E93" w:rsidRDefault="00184E93" w:rsidP="00184E93">
      <w:pPr>
        <w:pBdr>
          <w:left w:val="single" w:sz="18" w:space="30" w:color="FFA500"/>
        </w:pBdr>
        <w:shd w:val="clear" w:color="auto" w:fill="FAEBD7"/>
        <w:spacing w:before="100" w:beforeAutospacing="1" w:after="100" w:afterAutospacing="1" w:line="240" w:lineRule="auto"/>
        <w:jc w:val="both"/>
        <w:outlineLvl w:val="3"/>
        <w:rPr>
          <w:rFonts w:ascii="Arial" w:eastAsia="Times New Roman" w:hAnsi="Arial" w:cs="Arial"/>
          <w:color w:val="333333"/>
          <w:sz w:val="23"/>
          <w:szCs w:val="23"/>
          <w:lang w:eastAsia="en-IN"/>
        </w:rPr>
      </w:pPr>
      <w:r w:rsidRPr="00184E93">
        <w:rPr>
          <w:rFonts w:ascii="Arial" w:eastAsia="Times New Roman" w:hAnsi="Arial" w:cs="Arial"/>
          <w:color w:val="333333"/>
          <w:sz w:val="23"/>
          <w:szCs w:val="23"/>
          <w:lang w:eastAsia="en-IN"/>
        </w:rPr>
        <w:t xml:space="preserve">Note: </w:t>
      </w:r>
      <w:proofErr w:type="spellStart"/>
      <w:proofErr w:type="gramStart"/>
      <w:r w:rsidRPr="00184E93">
        <w:rPr>
          <w:rFonts w:ascii="Arial" w:eastAsia="Times New Roman" w:hAnsi="Arial" w:cs="Arial"/>
          <w:color w:val="333333"/>
          <w:sz w:val="23"/>
          <w:szCs w:val="23"/>
          <w:lang w:eastAsia="en-IN"/>
        </w:rPr>
        <w:t>jspInit</w:t>
      </w:r>
      <w:proofErr w:type="spellEnd"/>
      <w:r w:rsidRPr="00184E93">
        <w:rPr>
          <w:rFonts w:ascii="Arial" w:eastAsia="Times New Roman" w:hAnsi="Arial" w:cs="Arial"/>
          <w:color w:val="333333"/>
          <w:sz w:val="23"/>
          <w:szCs w:val="23"/>
          <w:lang w:eastAsia="en-IN"/>
        </w:rPr>
        <w:t>(</w:t>
      </w:r>
      <w:proofErr w:type="gramEnd"/>
      <w:r w:rsidRPr="00184E93">
        <w:rPr>
          <w:rFonts w:ascii="Arial" w:eastAsia="Times New Roman" w:hAnsi="Arial" w:cs="Arial"/>
          <w:color w:val="333333"/>
          <w:sz w:val="23"/>
          <w:szCs w:val="23"/>
          <w:lang w:eastAsia="en-IN"/>
        </w:rPr>
        <w:t>), _</w:t>
      </w:r>
      <w:proofErr w:type="spellStart"/>
      <w:r w:rsidRPr="00184E93">
        <w:rPr>
          <w:rFonts w:ascii="Arial" w:eastAsia="Times New Roman" w:hAnsi="Arial" w:cs="Arial"/>
          <w:color w:val="333333"/>
          <w:sz w:val="23"/>
          <w:szCs w:val="23"/>
          <w:lang w:eastAsia="en-IN"/>
        </w:rPr>
        <w:t>jspService</w:t>
      </w:r>
      <w:proofErr w:type="spellEnd"/>
      <w:r w:rsidRPr="00184E93">
        <w:rPr>
          <w:rFonts w:ascii="Arial" w:eastAsia="Times New Roman" w:hAnsi="Arial" w:cs="Arial"/>
          <w:color w:val="333333"/>
          <w:sz w:val="23"/>
          <w:szCs w:val="23"/>
          <w:lang w:eastAsia="en-IN"/>
        </w:rPr>
        <w:t xml:space="preserve">() and </w:t>
      </w:r>
      <w:proofErr w:type="spellStart"/>
      <w:r w:rsidRPr="00184E93">
        <w:rPr>
          <w:rFonts w:ascii="Arial" w:eastAsia="Times New Roman" w:hAnsi="Arial" w:cs="Arial"/>
          <w:color w:val="333333"/>
          <w:sz w:val="23"/>
          <w:szCs w:val="23"/>
          <w:lang w:eastAsia="en-IN"/>
        </w:rPr>
        <w:t>jspDestroy</w:t>
      </w:r>
      <w:proofErr w:type="spellEnd"/>
      <w:r w:rsidRPr="00184E93">
        <w:rPr>
          <w:rFonts w:ascii="Arial" w:eastAsia="Times New Roman" w:hAnsi="Arial" w:cs="Arial"/>
          <w:color w:val="333333"/>
          <w:sz w:val="23"/>
          <w:szCs w:val="23"/>
          <w:lang w:eastAsia="en-IN"/>
        </w:rPr>
        <w:t>() are the life cycle methods of JSP.</w:t>
      </w:r>
    </w:p>
    <w:p w:rsidR="00184E93" w:rsidRPr="00BC462D" w:rsidRDefault="00184E93" w:rsidP="00BC462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p>
    <w:p w:rsidR="00B17ABB" w:rsidRDefault="00BC462D" w:rsidP="00BC46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81675" cy="4429125"/>
            <wp:effectExtent l="0" t="0" r="9525" b="9525"/>
            <wp:docPr id="2" name="Picture 2" descr="How JSP is converted into Serv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JSP is converted into Servl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81675" cy="4429125"/>
                    </a:xfrm>
                    <a:prstGeom prst="rect">
                      <a:avLst/>
                    </a:prstGeom>
                    <a:noFill/>
                    <a:ln>
                      <a:noFill/>
                    </a:ln>
                  </pic:spPr>
                </pic:pic>
              </a:graphicData>
            </a:graphic>
          </wp:inline>
        </w:drawing>
      </w:r>
    </w:p>
    <w:p w:rsidR="001F41A2" w:rsidRPr="001F41A2" w:rsidRDefault="001F41A2" w:rsidP="001F41A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F41A2">
        <w:rPr>
          <w:rFonts w:ascii="Segoe UI" w:eastAsia="Times New Roman" w:hAnsi="Segoe UI" w:cs="Segoe UI"/>
          <w:color w:val="333333"/>
          <w:sz w:val="24"/>
          <w:szCs w:val="24"/>
          <w:lang w:eastAsia="en-IN"/>
        </w:rPr>
        <w:t xml:space="preserve">As depicted in the above diagram, JSP page is translated into Servlet by the help of JSP translator. The JSP translator is a part of the web server which is responsible for translating the JSP page into Servlet. After that, Servlet page is compiled by the </w:t>
      </w:r>
      <w:r w:rsidRPr="001F41A2">
        <w:rPr>
          <w:rFonts w:ascii="Segoe UI" w:eastAsia="Times New Roman" w:hAnsi="Segoe UI" w:cs="Segoe UI"/>
          <w:color w:val="333333"/>
          <w:sz w:val="24"/>
          <w:szCs w:val="24"/>
          <w:lang w:eastAsia="en-IN"/>
        </w:rPr>
        <w:lastRenderedPageBreak/>
        <w:t>compiler and gets converted into the class file. Moreover, all the processes that happen in Servlet are performed on JSP later like initialization, committing response to the browser and destroy.</w:t>
      </w:r>
    </w:p>
    <w:p w:rsidR="001F41A2" w:rsidRPr="001F41A2" w:rsidRDefault="00094271" w:rsidP="001F41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75pt" o:hrstd="t" o:hrnoshade="t" o:hr="t" fillcolor="#d4d4d4" stroked="f"/>
        </w:pict>
      </w:r>
    </w:p>
    <w:p w:rsidR="001F41A2" w:rsidRPr="001F41A2" w:rsidRDefault="001F41A2" w:rsidP="001F41A2">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lang w:eastAsia="en-IN"/>
        </w:rPr>
      </w:pPr>
      <w:r w:rsidRPr="001F41A2">
        <w:rPr>
          <w:rFonts w:ascii="Helvetica" w:eastAsia="Times New Roman" w:hAnsi="Helvetica" w:cs="Times New Roman"/>
          <w:color w:val="610B4B"/>
          <w:sz w:val="32"/>
          <w:szCs w:val="32"/>
          <w:lang w:eastAsia="en-IN"/>
        </w:rPr>
        <w:t>Creating a simple JSP Page</w:t>
      </w:r>
    </w:p>
    <w:p w:rsidR="001F41A2" w:rsidRPr="001F41A2" w:rsidRDefault="001F41A2" w:rsidP="001F41A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F41A2">
        <w:rPr>
          <w:rFonts w:ascii="Segoe UI" w:eastAsia="Times New Roman" w:hAnsi="Segoe UI" w:cs="Segoe UI"/>
          <w:color w:val="333333"/>
          <w:sz w:val="24"/>
          <w:szCs w:val="24"/>
          <w:lang w:eastAsia="en-IN"/>
        </w:rPr>
        <w:t>To create the first JSP page, write some HTML code as given below, and save it by .</w:t>
      </w:r>
      <w:proofErr w:type="spellStart"/>
      <w:r w:rsidRPr="001F41A2">
        <w:rPr>
          <w:rFonts w:ascii="Segoe UI" w:eastAsia="Times New Roman" w:hAnsi="Segoe UI" w:cs="Segoe UI"/>
          <w:color w:val="333333"/>
          <w:sz w:val="24"/>
          <w:szCs w:val="24"/>
          <w:lang w:eastAsia="en-IN"/>
        </w:rPr>
        <w:t>jsp</w:t>
      </w:r>
      <w:proofErr w:type="spellEnd"/>
      <w:r w:rsidRPr="001F41A2">
        <w:rPr>
          <w:rFonts w:ascii="Segoe UI" w:eastAsia="Times New Roman" w:hAnsi="Segoe UI" w:cs="Segoe UI"/>
          <w:color w:val="333333"/>
          <w:sz w:val="24"/>
          <w:szCs w:val="24"/>
          <w:lang w:eastAsia="en-IN"/>
        </w:rPr>
        <w:t xml:space="preserve"> extension. We have saved this file as </w:t>
      </w:r>
      <w:proofErr w:type="spellStart"/>
      <w:r w:rsidRPr="001F41A2">
        <w:rPr>
          <w:rFonts w:ascii="Segoe UI" w:eastAsia="Times New Roman" w:hAnsi="Segoe UI" w:cs="Segoe UI"/>
          <w:color w:val="333333"/>
          <w:sz w:val="24"/>
          <w:szCs w:val="24"/>
          <w:lang w:eastAsia="en-IN"/>
        </w:rPr>
        <w:t>index.jsp</w:t>
      </w:r>
      <w:proofErr w:type="spellEnd"/>
      <w:r w:rsidRPr="001F41A2">
        <w:rPr>
          <w:rFonts w:ascii="Segoe UI" w:eastAsia="Times New Roman" w:hAnsi="Segoe UI" w:cs="Segoe UI"/>
          <w:color w:val="333333"/>
          <w:sz w:val="24"/>
          <w:szCs w:val="24"/>
          <w:lang w:eastAsia="en-IN"/>
        </w:rPr>
        <w:t>. Put it in a folder and paste the folder in the web-apps directory in apache tomcat to run the JSP page.</w:t>
      </w:r>
    </w:p>
    <w:p w:rsidR="001F41A2" w:rsidRPr="001F41A2" w:rsidRDefault="001F41A2" w:rsidP="001F41A2">
      <w:pPr>
        <w:spacing w:after="0" w:line="240" w:lineRule="auto"/>
        <w:rPr>
          <w:rFonts w:ascii="Times New Roman" w:eastAsia="Times New Roman" w:hAnsi="Times New Roman" w:cs="Times New Roman"/>
          <w:sz w:val="24"/>
          <w:szCs w:val="24"/>
          <w:lang w:eastAsia="en-IN"/>
        </w:rPr>
      </w:pPr>
      <w:proofErr w:type="spellStart"/>
      <w:r w:rsidRPr="001F41A2">
        <w:rPr>
          <w:rFonts w:ascii="Segoe UI" w:eastAsia="Times New Roman" w:hAnsi="Segoe UI" w:cs="Segoe UI"/>
          <w:b/>
          <w:bCs/>
          <w:color w:val="333333"/>
          <w:sz w:val="24"/>
          <w:szCs w:val="24"/>
          <w:shd w:val="clear" w:color="auto" w:fill="FFFFFF"/>
          <w:lang w:eastAsia="en-IN"/>
        </w:rPr>
        <w:t>index.jsp</w:t>
      </w:r>
      <w:proofErr w:type="spellEnd"/>
    </w:p>
    <w:p w:rsidR="001F41A2" w:rsidRPr="001F41A2" w:rsidRDefault="001F41A2" w:rsidP="001F41A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F41A2">
        <w:rPr>
          <w:rFonts w:ascii="Segoe UI" w:eastAsia="Times New Roman" w:hAnsi="Segoe UI" w:cs="Segoe UI"/>
          <w:color w:val="333333"/>
          <w:sz w:val="24"/>
          <w:szCs w:val="24"/>
          <w:lang w:eastAsia="en-IN"/>
        </w:rPr>
        <w:t xml:space="preserve">Let's see the simple example of JSP where we are using the </w:t>
      </w:r>
      <w:proofErr w:type="spellStart"/>
      <w:r w:rsidRPr="001F41A2">
        <w:rPr>
          <w:rFonts w:ascii="Segoe UI" w:eastAsia="Times New Roman" w:hAnsi="Segoe UI" w:cs="Segoe UI"/>
          <w:color w:val="333333"/>
          <w:sz w:val="24"/>
          <w:szCs w:val="24"/>
          <w:lang w:eastAsia="en-IN"/>
        </w:rPr>
        <w:t>scriptlet</w:t>
      </w:r>
      <w:proofErr w:type="spellEnd"/>
      <w:r w:rsidRPr="001F41A2">
        <w:rPr>
          <w:rFonts w:ascii="Segoe UI" w:eastAsia="Times New Roman" w:hAnsi="Segoe UI" w:cs="Segoe UI"/>
          <w:color w:val="333333"/>
          <w:sz w:val="24"/>
          <w:szCs w:val="24"/>
          <w:lang w:eastAsia="en-IN"/>
        </w:rPr>
        <w:t xml:space="preserve"> tag to put Java code in the JSP page. We will learn </w:t>
      </w:r>
      <w:proofErr w:type="spellStart"/>
      <w:r w:rsidRPr="001F41A2">
        <w:rPr>
          <w:rFonts w:ascii="Segoe UI" w:eastAsia="Times New Roman" w:hAnsi="Segoe UI" w:cs="Segoe UI"/>
          <w:color w:val="333333"/>
          <w:sz w:val="24"/>
          <w:szCs w:val="24"/>
          <w:lang w:eastAsia="en-IN"/>
        </w:rPr>
        <w:t>scriptlet</w:t>
      </w:r>
      <w:proofErr w:type="spellEnd"/>
      <w:r w:rsidRPr="001F41A2">
        <w:rPr>
          <w:rFonts w:ascii="Segoe UI" w:eastAsia="Times New Roman" w:hAnsi="Segoe UI" w:cs="Segoe UI"/>
          <w:color w:val="333333"/>
          <w:sz w:val="24"/>
          <w:szCs w:val="24"/>
          <w:lang w:eastAsia="en-IN"/>
        </w:rPr>
        <w:t xml:space="preserve"> tag later.</w:t>
      </w:r>
    </w:p>
    <w:p w:rsidR="001F41A2" w:rsidRPr="001F41A2" w:rsidRDefault="001F41A2" w:rsidP="001F41A2">
      <w:pPr>
        <w:spacing w:after="0" w:line="240" w:lineRule="auto"/>
        <w:jc w:val="both"/>
        <w:rPr>
          <w:rFonts w:ascii="Times New Roman" w:eastAsia="Times New Roman" w:hAnsi="Times New Roman" w:cs="Times New Roman"/>
          <w:color w:val="008000"/>
          <w:sz w:val="24"/>
          <w:szCs w:val="24"/>
          <w:bdr w:val="none" w:sz="0" w:space="0" w:color="auto" w:frame="1"/>
          <w:lang w:eastAsia="en-IN"/>
        </w:rPr>
      </w:pPr>
      <w:r w:rsidRPr="001F41A2">
        <w:rPr>
          <w:rFonts w:ascii="Segoe UI" w:eastAsia="Times New Roman" w:hAnsi="Segoe UI" w:cs="Segoe UI"/>
          <w:color w:val="333333"/>
          <w:sz w:val="24"/>
          <w:szCs w:val="24"/>
          <w:lang w:eastAsia="en-IN"/>
        </w:rPr>
        <w:fldChar w:fldCharType="begin"/>
      </w:r>
      <w:r w:rsidRPr="001F41A2">
        <w:rPr>
          <w:rFonts w:ascii="Segoe UI" w:eastAsia="Times New Roman" w:hAnsi="Segoe UI" w:cs="Segoe UI"/>
          <w:color w:val="333333"/>
          <w:sz w:val="24"/>
          <w:szCs w:val="24"/>
          <w:lang w:eastAsia="en-IN"/>
        </w:rPr>
        <w:instrText xml:space="preserve"> HYPERLINK "https://www.javatpoint.com/jsp-tutorial" </w:instrText>
      </w:r>
      <w:r w:rsidRPr="001F41A2">
        <w:rPr>
          <w:rFonts w:ascii="Segoe UI" w:eastAsia="Times New Roman" w:hAnsi="Segoe UI" w:cs="Segoe UI"/>
          <w:color w:val="333333"/>
          <w:sz w:val="24"/>
          <w:szCs w:val="24"/>
          <w:lang w:eastAsia="en-IN"/>
        </w:rPr>
        <w:fldChar w:fldCharType="separate"/>
      </w:r>
    </w:p>
    <w:p w:rsidR="001F41A2" w:rsidRPr="001F41A2" w:rsidRDefault="001F41A2" w:rsidP="001F41A2">
      <w:pPr>
        <w:spacing w:after="0" w:line="240" w:lineRule="auto"/>
        <w:jc w:val="both"/>
        <w:rPr>
          <w:rFonts w:ascii="Segoe UI" w:eastAsia="Times New Roman" w:hAnsi="Segoe UI" w:cs="Segoe UI"/>
          <w:color w:val="008000"/>
          <w:sz w:val="24"/>
          <w:szCs w:val="24"/>
          <w:bdr w:val="none" w:sz="0" w:space="0" w:color="auto" w:frame="1"/>
          <w:lang w:eastAsia="en-IN"/>
        </w:rPr>
      </w:pPr>
      <w:r w:rsidRPr="001F41A2">
        <w:rPr>
          <w:rFonts w:ascii="Segoe UI" w:eastAsia="Times New Roman" w:hAnsi="Segoe UI" w:cs="Segoe UI"/>
          <w:color w:val="333333"/>
          <w:sz w:val="24"/>
          <w:szCs w:val="24"/>
          <w:lang w:eastAsia="en-IN"/>
        </w:rPr>
        <w:fldChar w:fldCharType="end"/>
      </w:r>
      <w:r w:rsidRPr="001F41A2">
        <w:rPr>
          <w:rFonts w:ascii="Segoe UI" w:eastAsia="Times New Roman" w:hAnsi="Segoe UI" w:cs="Segoe UI"/>
          <w:color w:val="333333"/>
          <w:sz w:val="24"/>
          <w:szCs w:val="24"/>
          <w:lang w:eastAsia="en-IN"/>
        </w:rPr>
        <w:fldChar w:fldCharType="begin"/>
      </w:r>
      <w:r w:rsidRPr="001F41A2">
        <w:rPr>
          <w:rFonts w:ascii="Segoe UI" w:eastAsia="Times New Roman" w:hAnsi="Segoe UI" w:cs="Segoe UI"/>
          <w:color w:val="333333"/>
          <w:sz w:val="24"/>
          <w:szCs w:val="24"/>
          <w:lang w:eastAsia="en-IN"/>
        </w:rPr>
        <w:instrText xml:space="preserve"> HYPERLINK "https://www.javatpoint.com/jsp-tutorial" </w:instrText>
      </w:r>
      <w:r w:rsidRPr="001F41A2">
        <w:rPr>
          <w:rFonts w:ascii="Segoe UI" w:eastAsia="Times New Roman" w:hAnsi="Segoe UI" w:cs="Segoe UI"/>
          <w:color w:val="333333"/>
          <w:sz w:val="24"/>
          <w:szCs w:val="24"/>
          <w:lang w:eastAsia="en-IN"/>
        </w:rPr>
        <w:fldChar w:fldCharType="separate"/>
      </w:r>
    </w:p>
    <w:p w:rsidR="001F41A2" w:rsidRPr="001F41A2" w:rsidRDefault="001F41A2" w:rsidP="001F41A2">
      <w:pPr>
        <w:spacing w:after="0" w:line="240" w:lineRule="auto"/>
        <w:jc w:val="both"/>
        <w:rPr>
          <w:rFonts w:ascii="Segoe UI" w:eastAsia="Times New Roman" w:hAnsi="Segoe UI" w:cs="Segoe UI"/>
          <w:color w:val="008000"/>
          <w:sz w:val="24"/>
          <w:szCs w:val="24"/>
          <w:bdr w:val="none" w:sz="0" w:space="0" w:color="auto" w:frame="1"/>
          <w:lang w:eastAsia="en-IN"/>
        </w:rPr>
      </w:pPr>
      <w:r w:rsidRPr="001F41A2">
        <w:rPr>
          <w:rFonts w:ascii="Segoe UI" w:eastAsia="Times New Roman" w:hAnsi="Segoe UI" w:cs="Segoe UI"/>
          <w:color w:val="333333"/>
          <w:sz w:val="24"/>
          <w:szCs w:val="24"/>
          <w:lang w:eastAsia="en-IN"/>
        </w:rPr>
        <w:fldChar w:fldCharType="end"/>
      </w:r>
      <w:r w:rsidRPr="001F41A2">
        <w:rPr>
          <w:rFonts w:ascii="Segoe UI" w:eastAsia="Times New Roman" w:hAnsi="Segoe UI" w:cs="Segoe UI"/>
          <w:color w:val="333333"/>
          <w:sz w:val="24"/>
          <w:szCs w:val="24"/>
          <w:lang w:eastAsia="en-IN"/>
        </w:rPr>
        <w:fldChar w:fldCharType="begin"/>
      </w:r>
      <w:r w:rsidRPr="001F41A2">
        <w:rPr>
          <w:rFonts w:ascii="Segoe UI" w:eastAsia="Times New Roman" w:hAnsi="Segoe UI" w:cs="Segoe UI"/>
          <w:color w:val="333333"/>
          <w:sz w:val="24"/>
          <w:szCs w:val="24"/>
          <w:lang w:eastAsia="en-IN"/>
        </w:rPr>
        <w:instrText xml:space="preserve"> HYPERLINK "https://www.javatpoint.com/jsp-tutorial" </w:instrText>
      </w:r>
      <w:r w:rsidRPr="001F41A2">
        <w:rPr>
          <w:rFonts w:ascii="Segoe UI" w:eastAsia="Times New Roman" w:hAnsi="Segoe UI" w:cs="Segoe UI"/>
          <w:color w:val="333333"/>
          <w:sz w:val="24"/>
          <w:szCs w:val="24"/>
          <w:lang w:eastAsia="en-IN"/>
        </w:rPr>
        <w:fldChar w:fldCharType="separate"/>
      </w:r>
    </w:p>
    <w:p w:rsidR="001F41A2" w:rsidRPr="001F41A2" w:rsidRDefault="001F41A2" w:rsidP="001F41A2">
      <w:pPr>
        <w:spacing w:after="0" w:line="240" w:lineRule="auto"/>
        <w:jc w:val="both"/>
        <w:rPr>
          <w:rFonts w:ascii="Times New Roman" w:eastAsia="Times New Roman" w:hAnsi="Times New Roman" w:cs="Times New Roman"/>
          <w:color w:val="333333"/>
          <w:sz w:val="24"/>
          <w:szCs w:val="24"/>
          <w:lang w:eastAsia="en-IN"/>
        </w:rPr>
      </w:pPr>
      <w:r w:rsidRPr="001F41A2">
        <w:rPr>
          <w:rFonts w:ascii="Segoe UI" w:eastAsia="Times New Roman" w:hAnsi="Segoe UI" w:cs="Segoe UI"/>
          <w:color w:val="333333"/>
          <w:sz w:val="24"/>
          <w:szCs w:val="24"/>
          <w:lang w:eastAsia="en-IN"/>
        </w:rPr>
        <w:fldChar w:fldCharType="end"/>
      </w:r>
    </w:p>
    <w:p w:rsidR="001F41A2" w:rsidRPr="001F41A2" w:rsidRDefault="001F41A2" w:rsidP="001F41A2">
      <w:pPr>
        <w:spacing w:after="0" w:line="375" w:lineRule="atLeast"/>
        <w:jc w:val="both"/>
        <w:rPr>
          <w:rFonts w:ascii="Segoe UI" w:eastAsia="Times New Roman" w:hAnsi="Segoe UI" w:cs="Segoe UI"/>
          <w:color w:val="000000"/>
          <w:sz w:val="24"/>
          <w:szCs w:val="24"/>
          <w:lang w:eastAsia="en-IN"/>
        </w:rPr>
      </w:pPr>
      <w:r w:rsidRPr="001F41A2">
        <w:rPr>
          <w:rFonts w:ascii="Segoe UI" w:eastAsia="Times New Roman" w:hAnsi="Segoe UI" w:cs="Segoe UI"/>
          <w:color w:val="000000"/>
          <w:sz w:val="24"/>
          <w:szCs w:val="24"/>
          <w:bdr w:val="none" w:sz="0" w:space="0" w:color="auto" w:frame="1"/>
          <w:lang w:eastAsia="en-IN"/>
        </w:rPr>
        <w:t>&lt;</w:t>
      </w:r>
      <w:proofErr w:type="gramStart"/>
      <w:r w:rsidRPr="001F41A2">
        <w:rPr>
          <w:rFonts w:ascii="Segoe UI" w:eastAsia="Times New Roman" w:hAnsi="Segoe UI" w:cs="Segoe UI"/>
          <w:color w:val="000000"/>
          <w:sz w:val="24"/>
          <w:szCs w:val="24"/>
          <w:bdr w:val="none" w:sz="0" w:space="0" w:color="auto" w:frame="1"/>
          <w:lang w:eastAsia="en-IN"/>
        </w:rPr>
        <w:t>html</w:t>
      </w:r>
      <w:proofErr w:type="gramEnd"/>
      <w:r w:rsidRPr="001F41A2">
        <w:rPr>
          <w:rFonts w:ascii="Segoe UI" w:eastAsia="Times New Roman" w:hAnsi="Segoe UI" w:cs="Segoe UI"/>
          <w:color w:val="000000"/>
          <w:sz w:val="24"/>
          <w:szCs w:val="24"/>
          <w:bdr w:val="none" w:sz="0" w:space="0" w:color="auto" w:frame="1"/>
          <w:lang w:eastAsia="en-IN"/>
        </w:rPr>
        <w:t>&gt;  </w:t>
      </w:r>
    </w:p>
    <w:p w:rsidR="001F41A2" w:rsidRPr="001F41A2" w:rsidRDefault="001F41A2" w:rsidP="001F41A2">
      <w:pPr>
        <w:spacing w:after="0" w:line="375" w:lineRule="atLeast"/>
        <w:jc w:val="both"/>
        <w:rPr>
          <w:rFonts w:ascii="Segoe UI" w:eastAsia="Times New Roman" w:hAnsi="Segoe UI" w:cs="Segoe UI"/>
          <w:color w:val="000000"/>
          <w:sz w:val="24"/>
          <w:szCs w:val="24"/>
          <w:lang w:eastAsia="en-IN"/>
        </w:rPr>
      </w:pPr>
      <w:r w:rsidRPr="001F41A2">
        <w:rPr>
          <w:rFonts w:ascii="Segoe UI" w:eastAsia="Times New Roman" w:hAnsi="Segoe UI" w:cs="Segoe UI"/>
          <w:color w:val="000000"/>
          <w:sz w:val="24"/>
          <w:szCs w:val="24"/>
          <w:bdr w:val="none" w:sz="0" w:space="0" w:color="auto" w:frame="1"/>
          <w:lang w:eastAsia="en-IN"/>
        </w:rPr>
        <w:t>&lt;</w:t>
      </w:r>
      <w:proofErr w:type="gramStart"/>
      <w:r w:rsidRPr="001F41A2">
        <w:rPr>
          <w:rFonts w:ascii="Segoe UI" w:eastAsia="Times New Roman" w:hAnsi="Segoe UI" w:cs="Segoe UI"/>
          <w:color w:val="000000"/>
          <w:sz w:val="24"/>
          <w:szCs w:val="24"/>
          <w:bdr w:val="none" w:sz="0" w:space="0" w:color="auto" w:frame="1"/>
          <w:lang w:eastAsia="en-IN"/>
        </w:rPr>
        <w:t>body</w:t>
      </w:r>
      <w:proofErr w:type="gramEnd"/>
      <w:r w:rsidRPr="001F41A2">
        <w:rPr>
          <w:rFonts w:ascii="Segoe UI" w:eastAsia="Times New Roman" w:hAnsi="Segoe UI" w:cs="Segoe UI"/>
          <w:color w:val="000000"/>
          <w:sz w:val="24"/>
          <w:szCs w:val="24"/>
          <w:bdr w:val="none" w:sz="0" w:space="0" w:color="auto" w:frame="1"/>
          <w:lang w:eastAsia="en-IN"/>
        </w:rPr>
        <w:t>&gt;  </w:t>
      </w:r>
    </w:p>
    <w:p w:rsidR="001F41A2" w:rsidRPr="001F41A2" w:rsidRDefault="001F41A2" w:rsidP="001F41A2">
      <w:pPr>
        <w:spacing w:after="0" w:line="375" w:lineRule="atLeast"/>
        <w:jc w:val="both"/>
        <w:rPr>
          <w:rFonts w:ascii="Segoe UI" w:eastAsia="Times New Roman" w:hAnsi="Segoe UI" w:cs="Segoe UI"/>
          <w:color w:val="000000"/>
          <w:sz w:val="24"/>
          <w:szCs w:val="24"/>
          <w:lang w:eastAsia="en-IN"/>
        </w:rPr>
      </w:pPr>
      <w:r w:rsidRPr="001F41A2">
        <w:rPr>
          <w:rFonts w:ascii="Segoe UI" w:eastAsia="Times New Roman" w:hAnsi="Segoe UI" w:cs="Segoe UI"/>
          <w:color w:val="000000"/>
          <w:sz w:val="24"/>
          <w:szCs w:val="24"/>
          <w:bdr w:val="none" w:sz="0" w:space="0" w:color="auto" w:frame="1"/>
          <w:lang w:eastAsia="en-IN"/>
        </w:rPr>
        <w:t>&lt;% </w:t>
      </w:r>
      <w:proofErr w:type="spellStart"/>
      <w:proofErr w:type="gramStart"/>
      <w:r w:rsidRPr="001F41A2">
        <w:rPr>
          <w:rFonts w:ascii="Segoe UI" w:eastAsia="Times New Roman" w:hAnsi="Segoe UI" w:cs="Segoe UI"/>
          <w:color w:val="000000"/>
          <w:sz w:val="24"/>
          <w:szCs w:val="24"/>
          <w:bdr w:val="none" w:sz="0" w:space="0" w:color="auto" w:frame="1"/>
          <w:lang w:eastAsia="en-IN"/>
        </w:rPr>
        <w:t>out.print</w:t>
      </w:r>
      <w:proofErr w:type="spellEnd"/>
      <w:r w:rsidRPr="001F41A2">
        <w:rPr>
          <w:rFonts w:ascii="Segoe UI" w:eastAsia="Times New Roman" w:hAnsi="Segoe UI" w:cs="Segoe UI"/>
          <w:color w:val="000000"/>
          <w:sz w:val="24"/>
          <w:szCs w:val="24"/>
          <w:bdr w:val="none" w:sz="0" w:space="0" w:color="auto" w:frame="1"/>
          <w:lang w:eastAsia="en-IN"/>
        </w:rPr>
        <w:t>(</w:t>
      </w:r>
      <w:proofErr w:type="gramEnd"/>
      <w:r w:rsidRPr="001F41A2">
        <w:rPr>
          <w:rFonts w:ascii="Segoe UI" w:eastAsia="Times New Roman" w:hAnsi="Segoe UI" w:cs="Segoe UI"/>
          <w:color w:val="C00000"/>
          <w:sz w:val="24"/>
          <w:szCs w:val="24"/>
          <w:bdr w:val="none" w:sz="0" w:space="0" w:color="auto" w:frame="1"/>
          <w:lang w:eastAsia="en-IN"/>
        </w:rPr>
        <w:t>2</w:t>
      </w:r>
      <w:r w:rsidRPr="001F41A2">
        <w:rPr>
          <w:rFonts w:ascii="Segoe UI" w:eastAsia="Times New Roman" w:hAnsi="Segoe UI" w:cs="Segoe UI"/>
          <w:color w:val="000000"/>
          <w:sz w:val="24"/>
          <w:szCs w:val="24"/>
          <w:bdr w:val="none" w:sz="0" w:space="0" w:color="auto" w:frame="1"/>
          <w:lang w:eastAsia="en-IN"/>
        </w:rPr>
        <w:t>*</w:t>
      </w:r>
      <w:r w:rsidRPr="001F41A2">
        <w:rPr>
          <w:rFonts w:ascii="Segoe UI" w:eastAsia="Times New Roman" w:hAnsi="Segoe UI" w:cs="Segoe UI"/>
          <w:color w:val="C00000"/>
          <w:sz w:val="24"/>
          <w:szCs w:val="24"/>
          <w:bdr w:val="none" w:sz="0" w:space="0" w:color="auto" w:frame="1"/>
          <w:lang w:eastAsia="en-IN"/>
        </w:rPr>
        <w:t>5</w:t>
      </w:r>
      <w:r w:rsidRPr="001F41A2">
        <w:rPr>
          <w:rFonts w:ascii="Segoe UI" w:eastAsia="Times New Roman" w:hAnsi="Segoe UI" w:cs="Segoe UI"/>
          <w:color w:val="000000"/>
          <w:sz w:val="24"/>
          <w:szCs w:val="24"/>
          <w:bdr w:val="none" w:sz="0" w:space="0" w:color="auto" w:frame="1"/>
          <w:lang w:eastAsia="en-IN"/>
        </w:rPr>
        <w:t>); %&gt;  </w:t>
      </w:r>
    </w:p>
    <w:p w:rsidR="001F41A2" w:rsidRPr="001F41A2" w:rsidRDefault="001F41A2" w:rsidP="001F41A2">
      <w:pPr>
        <w:spacing w:after="0" w:line="375" w:lineRule="atLeast"/>
        <w:jc w:val="both"/>
        <w:rPr>
          <w:rFonts w:ascii="Segoe UI" w:eastAsia="Times New Roman" w:hAnsi="Segoe UI" w:cs="Segoe UI"/>
          <w:color w:val="000000"/>
          <w:sz w:val="24"/>
          <w:szCs w:val="24"/>
          <w:lang w:eastAsia="en-IN"/>
        </w:rPr>
      </w:pPr>
      <w:r w:rsidRPr="001F41A2">
        <w:rPr>
          <w:rFonts w:ascii="Segoe UI" w:eastAsia="Times New Roman" w:hAnsi="Segoe UI" w:cs="Segoe UI"/>
          <w:color w:val="000000"/>
          <w:sz w:val="24"/>
          <w:szCs w:val="24"/>
          <w:bdr w:val="none" w:sz="0" w:space="0" w:color="auto" w:frame="1"/>
          <w:lang w:eastAsia="en-IN"/>
        </w:rPr>
        <w:t>&lt;/body&gt;  </w:t>
      </w:r>
    </w:p>
    <w:p w:rsidR="001F41A2" w:rsidRPr="001F41A2" w:rsidRDefault="001F41A2" w:rsidP="001F41A2">
      <w:pPr>
        <w:spacing w:after="120" w:line="375" w:lineRule="atLeast"/>
        <w:jc w:val="both"/>
        <w:rPr>
          <w:rFonts w:ascii="Segoe UI" w:eastAsia="Times New Roman" w:hAnsi="Segoe UI" w:cs="Segoe UI"/>
          <w:color w:val="000000"/>
          <w:sz w:val="24"/>
          <w:szCs w:val="24"/>
          <w:lang w:eastAsia="en-IN"/>
        </w:rPr>
      </w:pPr>
      <w:r w:rsidRPr="001F41A2">
        <w:rPr>
          <w:rFonts w:ascii="Segoe UI" w:eastAsia="Times New Roman" w:hAnsi="Segoe UI" w:cs="Segoe UI"/>
          <w:color w:val="000000"/>
          <w:sz w:val="24"/>
          <w:szCs w:val="24"/>
          <w:bdr w:val="none" w:sz="0" w:space="0" w:color="auto" w:frame="1"/>
          <w:lang w:eastAsia="en-IN"/>
        </w:rPr>
        <w:t>&lt;/html&gt;  </w:t>
      </w:r>
    </w:p>
    <w:p w:rsidR="001F41A2" w:rsidRPr="001F41A2" w:rsidRDefault="001F41A2" w:rsidP="001F41A2">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F41A2">
        <w:rPr>
          <w:rFonts w:ascii="Segoe UI" w:eastAsia="Times New Roman" w:hAnsi="Segoe UI" w:cs="Segoe UI"/>
          <w:color w:val="333333"/>
          <w:sz w:val="24"/>
          <w:szCs w:val="24"/>
          <w:lang w:eastAsia="en-IN"/>
        </w:rPr>
        <w:t>It will print </w:t>
      </w:r>
      <w:r w:rsidRPr="001F41A2">
        <w:rPr>
          <w:rFonts w:ascii="Segoe UI" w:eastAsia="Times New Roman" w:hAnsi="Segoe UI" w:cs="Segoe UI"/>
          <w:b/>
          <w:bCs/>
          <w:color w:val="333333"/>
          <w:sz w:val="24"/>
          <w:szCs w:val="24"/>
          <w:lang w:eastAsia="en-IN"/>
        </w:rPr>
        <w:t>10</w:t>
      </w:r>
      <w:r w:rsidRPr="001F41A2">
        <w:rPr>
          <w:rFonts w:ascii="Segoe UI" w:eastAsia="Times New Roman" w:hAnsi="Segoe UI" w:cs="Segoe UI"/>
          <w:color w:val="333333"/>
          <w:sz w:val="24"/>
          <w:szCs w:val="24"/>
          <w:lang w:eastAsia="en-IN"/>
        </w:rPr>
        <w:t> on the browser.</w:t>
      </w:r>
    </w:p>
    <w:p w:rsidR="00263F2B" w:rsidRPr="00263F2B" w:rsidRDefault="00263F2B" w:rsidP="00263F2B">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lang w:eastAsia="en-IN"/>
        </w:rPr>
      </w:pPr>
      <w:r w:rsidRPr="00263F2B">
        <w:rPr>
          <w:rFonts w:ascii="Helvetica" w:eastAsia="Times New Roman" w:hAnsi="Helvetica" w:cs="Times New Roman"/>
          <w:color w:val="610B4B"/>
          <w:sz w:val="32"/>
          <w:szCs w:val="32"/>
          <w:lang w:eastAsia="en-IN"/>
        </w:rPr>
        <w:t>How to run a simple JSP Page?</w:t>
      </w:r>
    </w:p>
    <w:p w:rsidR="00263F2B" w:rsidRPr="00263F2B" w:rsidRDefault="00263F2B" w:rsidP="00263F2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63F2B">
        <w:rPr>
          <w:rFonts w:ascii="Segoe UI" w:eastAsia="Times New Roman" w:hAnsi="Segoe UI" w:cs="Segoe UI"/>
          <w:color w:val="333333"/>
          <w:sz w:val="24"/>
          <w:szCs w:val="24"/>
          <w:lang w:eastAsia="en-IN"/>
        </w:rPr>
        <w:t>Follow the following steps to execute this JSP page:</w:t>
      </w:r>
    </w:p>
    <w:p w:rsidR="00263F2B" w:rsidRPr="00263F2B" w:rsidRDefault="00263F2B" w:rsidP="00263F2B">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63F2B">
        <w:rPr>
          <w:rFonts w:ascii="Segoe UI" w:eastAsia="Times New Roman" w:hAnsi="Segoe UI" w:cs="Segoe UI"/>
          <w:color w:val="000000"/>
          <w:sz w:val="24"/>
          <w:szCs w:val="24"/>
          <w:lang w:eastAsia="en-IN"/>
        </w:rPr>
        <w:t>Start the server</w:t>
      </w:r>
    </w:p>
    <w:p w:rsidR="00263F2B" w:rsidRPr="00263F2B" w:rsidRDefault="00263F2B" w:rsidP="00263F2B">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63F2B">
        <w:rPr>
          <w:rFonts w:ascii="Segoe UI" w:eastAsia="Times New Roman" w:hAnsi="Segoe UI" w:cs="Segoe UI"/>
          <w:color w:val="000000"/>
          <w:sz w:val="24"/>
          <w:szCs w:val="24"/>
          <w:lang w:eastAsia="en-IN"/>
        </w:rPr>
        <w:t>Put the JSP file in a folder and deploy on the server</w:t>
      </w:r>
    </w:p>
    <w:p w:rsidR="00263F2B" w:rsidRPr="00263F2B" w:rsidRDefault="00263F2B" w:rsidP="00263F2B">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63F2B">
        <w:rPr>
          <w:rFonts w:ascii="Segoe UI" w:eastAsia="Times New Roman" w:hAnsi="Segoe UI" w:cs="Segoe UI"/>
          <w:color w:val="000000"/>
          <w:sz w:val="24"/>
          <w:szCs w:val="24"/>
          <w:lang w:eastAsia="en-IN"/>
        </w:rPr>
        <w:t>Visit the browser by the URL http://localhost:portno/contextRoot/jspfile, for example, http://localhost:8888/myapplication/index.jsp</w:t>
      </w:r>
    </w:p>
    <w:p w:rsidR="001F41A2" w:rsidRDefault="001F41A2" w:rsidP="00BC462D">
      <w:pPr>
        <w:spacing w:after="0" w:line="240" w:lineRule="auto"/>
        <w:rPr>
          <w:rFonts w:ascii="Times New Roman" w:eastAsia="Times New Roman" w:hAnsi="Times New Roman" w:cs="Times New Roman"/>
          <w:sz w:val="24"/>
          <w:szCs w:val="24"/>
          <w:lang w:eastAsia="en-IN"/>
        </w:rPr>
      </w:pPr>
    </w:p>
    <w:p w:rsidR="00E747D8" w:rsidRDefault="00E747D8" w:rsidP="00BC462D">
      <w:pPr>
        <w:spacing w:after="0" w:line="240" w:lineRule="auto"/>
        <w:rPr>
          <w:rFonts w:ascii="Times New Roman" w:eastAsia="Times New Roman" w:hAnsi="Times New Roman" w:cs="Times New Roman"/>
          <w:sz w:val="24"/>
          <w:szCs w:val="24"/>
          <w:lang w:eastAsia="en-IN"/>
        </w:rPr>
      </w:pPr>
    </w:p>
    <w:p w:rsidR="001F41A2" w:rsidRDefault="001F41A2" w:rsidP="00BC462D">
      <w:pPr>
        <w:spacing w:after="0" w:line="240" w:lineRule="auto"/>
        <w:rPr>
          <w:rFonts w:ascii="Times New Roman" w:eastAsia="Times New Roman" w:hAnsi="Times New Roman" w:cs="Times New Roman"/>
          <w:sz w:val="24"/>
          <w:szCs w:val="24"/>
          <w:lang w:eastAsia="en-IN"/>
        </w:rPr>
      </w:pPr>
    </w:p>
    <w:p w:rsidR="001F41A2" w:rsidRDefault="001F41A2" w:rsidP="00BC462D">
      <w:pPr>
        <w:spacing w:after="0" w:line="240" w:lineRule="auto"/>
        <w:rPr>
          <w:rFonts w:ascii="Times New Roman" w:eastAsia="Times New Roman" w:hAnsi="Times New Roman" w:cs="Times New Roman"/>
          <w:sz w:val="24"/>
          <w:szCs w:val="24"/>
          <w:lang w:eastAsia="en-IN"/>
        </w:rPr>
      </w:pPr>
    </w:p>
    <w:p w:rsidR="001F41A2" w:rsidRDefault="001F41A2" w:rsidP="00BC462D">
      <w:pPr>
        <w:spacing w:after="0" w:line="240" w:lineRule="auto"/>
        <w:rPr>
          <w:rFonts w:ascii="Times New Roman" w:eastAsia="Times New Roman" w:hAnsi="Times New Roman" w:cs="Times New Roman"/>
          <w:sz w:val="24"/>
          <w:szCs w:val="24"/>
          <w:lang w:eastAsia="en-IN"/>
        </w:rPr>
      </w:pPr>
    </w:p>
    <w:p w:rsidR="001F41A2" w:rsidRDefault="001F41A2" w:rsidP="00BC462D">
      <w:pPr>
        <w:spacing w:after="0" w:line="240" w:lineRule="auto"/>
        <w:rPr>
          <w:rFonts w:ascii="Times New Roman" w:eastAsia="Times New Roman" w:hAnsi="Times New Roman" w:cs="Times New Roman"/>
          <w:sz w:val="24"/>
          <w:szCs w:val="24"/>
          <w:lang w:eastAsia="en-IN"/>
        </w:rPr>
      </w:pPr>
    </w:p>
    <w:p w:rsidR="00E747D8" w:rsidRDefault="00E747D8" w:rsidP="00E747D8">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lastRenderedPageBreak/>
        <w:t>The Directory structure of JSP</w:t>
      </w:r>
    </w:p>
    <w:p w:rsidR="00E747D8" w:rsidRDefault="00E747D8" w:rsidP="00E747D8">
      <w:pPr>
        <w:pStyle w:val="NormalWeb"/>
        <w:shd w:val="clear" w:color="auto" w:fill="FFFFFF"/>
        <w:jc w:val="both"/>
        <w:rPr>
          <w:rFonts w:ascii="Segoe UI" w:hAnsi="Segoe UI" w:cs="Segoe UI"/>
          <w:color w:val="333333"/>
        </w:rPr>
      </w:pPr>
      <w:r>
        <w:rPr>
          <w:rFonts w:ascii="Segoe UI" w:hAnsi="Segoe UI" w:cs="Segoe UI"/>
          <w:color w:val="333333"/>
        </w:rPr>
        <w:t>The directory structure of JSP page is same as Servlet. We contain the JSP page outside the WEB-INF folder or in any directory.</w:t>
      </w:r>
    </w:p>
    <w:p w:rsidR="001F41A2" w:rsidRDefault="001F41A2" w:rsidP="00BC462D">
      <w:pPr>
        <w:spacing w:after="0" w:line="240" w:lineRule="auto"/>
        <w:rPr>
          <w:rFonts w:ascii="Times New Roman" w:eastAsia="Times New Roman" w:hAnsi="Times New Roman" w:cs="Times New Roman"/>
          <w:sz w:val="24"/>
          <w:szCs w:val="24"/>
          <w:lang w:eastAsia="en-IN"/>
        </w:rPr>
      </w:pPr>
    </w:p>
    <w:p w:rsidR="001F41A2" w:rsidRDefault="001F41A2" w:rsidP="00BC462D">
      <w:pPr>
        <w:spacing w:after="0" w:line="240" w:lineRule="auto"/>
        <w:rPr>
          <w:rFonts w:ascii="Times New Roman" w:eastAsia="Times New Roman" w:hAnsi="Times New Roman" w:cs="Times New Roman"/>
          <w:sz w:val="24"/>
          <w:szCs w:val="24"/>
          <w:lang w:eastAsia="en-IN"/>
        </w:rPr>
      </w:pPr>
    </w:p>
    <w:p w:rsidR="00BC462D" w:rsidRDefault="00BC462D" w:rsidP="00BC46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7F3C70C8" wp14:editId="4CBF971A">
            <wp:extent cx="3533775" cy="3362325"/>
            <wp:effectExtent l="0" t="0" r="9525" b="9525"/>
            <wp:docPr id="1" name="Picture 1" descr="The directory structure of J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directory structure of JS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33775" cy="3362325"/>
                    </a:xfrm>
                    <a:prstGeom prst="rect">
                      <a:avLst/>
                    </a:prstGeom>
                    <a:noFill/>
                    <a:ln>
                      <a:noFill/>
                    </a:ln>
                  </pic:spPr>
                </pic:pic>
              </a:graphicData>
            </a:graphic>
          </wp:inline>
        </w:drawing>
      </w:r>
    </w:p>
    <w:p w:rsidR="001F41A2" w:rsidRPr="00BC462D" w:rsidRDefault="001F41A2" w:rsidP="00BC462D">
      <w:pPr>
        <w:spacing w:after="0" w:line="240" w:lineRule="auto"/>
        <w:rPr>
          <w:ins w:id="0" w:author="Unknown"/>
          <w:rFonts w:ascii="Times New Roman" w:eastAsia="Times New Roman" w:hAnsi="Times New Roman" w:cs="Times New Roman"/>
          <w:sz w:val="24"/>
          <w:szCs w:val="24"/>
          <w:lang w:eastAsia="en-IN"/>
        </w:rPr>
      </w:pPr>
    </w:p>
    <w:p w:rsidR="00405C3C" w:rsidRDefault="00405C3C" w:rsidP="00BC462D">
      <w:pPr>
        <w:spacing w:after="0" w:line="240" w:lineRule="auto"/>
        <w:rPr>
          <w:rFonts w:ascii="Times New Roman" w:eastAsia="Times New Roman" w:hAnsi="Times New Roman" w:cs="Times New Roman"/>
          <w:sz w:val="24"/>
          <w:szCs w:val="24"/>
          <w:lang w:eastAsia="en-IN"/>
        </w:rPr>
      </w:pPr>
    </w:p>
    <w:p w:rsidR="00405C3C" w:rsidRPr="00405C3C" w:rsidRDefault="00405C3C" w:rsidP="00405C3C">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405C3C">
        <w:rPr>
          <w:rFonts w:ascii="Helvetica" w:eastAsia="Times New Roman" w:hAnsi="Helvetica" w:cs="Helvetica"/>
          <w:color w:val="610B38"/>
          <w:kern w:val="36"/>
          <w:sz w:val="44"/>
          <w:szCs w:val="44"/>
          <w:lang w:eastAsia="en-IN"/>
        </w:rPr>
        <w:t>JSTL Formatting &lt;</w:t>
      </w:r>
      <w:proofErr w:type="spellStart"/>
      <w:r w:rsidRPr="00405C3C">
        <w:rPr>
          <w:rFonts w:ascii="Helvetica" w:eastAsia="Times New Roman" w:hAnsi="Helvetica" w:cs="Helvetica"/>
          <w:color w:val="610B38"/>
          <w:kern w:val="36"/>
          <w:sz w:val="44"/>
          <w:szCs w:val="44"/>
          <w:lang w:eastAsia="en-IN"/>
        </w:rPr>
        <w:t>fmt</w:t>
      </w:r>
      <w:proofErr w:type="gramStart"/>
      <w:r w:rsidRPr="00405C3C">
        <w:rPr>
          <w:rFonts w:ascii="Helvetica" w:eastAsia="Times New Roman" w:hAnsi="Helvetica" w:cs="Helvetica"/>
          <w:color w:val="610B38"/>
          <w:kern w:val="36"/>
          <w:sz w:val="44"/>
          <w:szCs w:val="44"/>
          <w:lang w:eastAsia="en-IN"/>
        </w:rPr>
        <w:t>:parseNumber</w:t>
      </w:r>
      <w:proofErr w:type="spellEnd"/>
      <w:proofErr w:type="gramEnd"/>
      <w:r w:rsidRPr="00405C3C">
        <w:rPr>
          <w:rFonts w:ascii="Helvetica" w:eastAsia="Times New Roman" w:hAnsi="Helvetica" w:cs="Helvetica"/>
          <w:color w:val="610B38"/>
          <w:kern w:val="36"/>
          <w:sz w:val="44"/>
          <w:szCs w:val="44"/>
          <w:lang w:eastAsia="en-IN"/>
        </w:rPr>
        <w:t>&gt; Tag</w:t>
      </w:r>
    </w:p>
    <w:p w:rsidR="00405C3C" w:rsidRPr="00405C3C" w:rsidRDefault="00405C3C" w:rsidP="00405C3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405C3C">
        <w:rPr>
          <w:rFonts w:ascii="Segoe UI" w:eastAsia="Times New Roman" w:hAnsi="Segoe UI" w:cs="Segoe UI"/>
          <w:color w:val="333333"/>
          <w:sz w:val="24"/>
          <w:szCs w:val="24"/>
          <w:lang w:eastAsia="en-IN"/>
        </w:rPr>
        <w:t>The &lt;</w:t>
      </w:r>
      <w:proofErr w:type="spellStart"/>
      <w:r w:rsidRPr="00405C3C">
        <w:rPr>
          <w:rFonts w:ascii="Segoe UI" w:eastAsia="Times New Roman" w:hAnsi="Segoe UI" w:cs="Segoe UI"/>
          <w:color w:val="333333"/>
          <w:sz w:val="24"/>
          <w:szCs w:val="24"/>
          <w:lang w:eastAsia="en-IN"/>
        </w:rPr>
        <w:t>fmt</w:t>
      </w:r>
      <w:proofErr w:type="gramStart"/>
      <w:r w:rsidRPr="00405C3C">
        <w:rPr>
          <w:rFonts w:ascii="Segoe UI" w:eastAsia="Times New Roman" w:hAnsi="Segoe UI" w:cs="Segoe UI"/>
          <w:color w:val="333333"/>
          <w:sz w:val="24"/>
          <w:szCs w:val="24"/>
          <w:lang w:eastAsia="en-IN"/>
        </w:rPr>
        <w:t>:parseNumber</w:t>
      </w:r>
      <w:proofErr w:type="spellEnd"/>
      <w:proofErr w:type="gramEnd"/>
      <w:r w:rsidRPr="00405C3C">
        <w:rPr>
          <w:rFonts w:ascii="Segoe UI" w:eastAsia="Times New Roman" w:hAnsi="Segoe UI" w:cs="Segoe UI"/>
          <w:color w:val="333333"/>
          <w:sz w:val="24"/>
          <w:szCs w:val="24"/>
          <w:lang w:eastAsia="en-IN"/>
        </w:rPr>
        <w:t>&gt; tag is used to Parses the string representation of a currency, percentage, or number. It is based on the customized formatting pattern.</w:t>
      </w:r>
    </w:p>
    <w:p w:rsidR="00405C3C" w:rsidRPr="00405C3C" w:rsidRDefault="00405C3C" w:rsidP="00405C3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405C3C">
        <w:rPr>
          <w:rFonts w:ascii="Segoe UI" w:eastAsia="Times New Roman" w:hAnsi="Segoe UI" w:cs="Segoe UI"/>
          <w:b/>
          <w:bCs/>
          <w:color w:val="333333"/>
          <w:sz w:val="24"/>
          <w:szCs w:val="24"/>
          <w:lang w:eastAsia="en-IN"/>
        </w:rPr>
        <w:t>The syntax used for including the &lt;</w:t>
      </w:r>
      <w:proofErr w:type="spellStart"/>
      <w:r w:rsidRPr="00405C3C">
        <w:rPr>
          <w:rFonts w:ascii="Segoe UI" w:eastAsia="Times New Roman" w:hAnsi="Segoe UI" w:cs="Segoe UI"/>
          <w:b/>
          <w:bCs/>
          <w:color w:val="333333"/>
          <w:sz w:val="24"/>
          <w:szCs w:val="24"/>
          <w:lang w:eastAsia="en-IN"/>
        </w:rPr>
        <w:t>fmt</w:t>
      </w:r>
      <w:proofErr w:type="gramStart"/>
      <w:r w:rsidRPr="00405C3C">
        <w:rPr>
          <w:rFonts w:ascii="Segoe UI" w:eastAsia="Times New Roman" w:hAnsi="Segoe UI" w:cs="Segoe UI"/>
          <w:b/>
          <w:bCs/>
          <w:color w:val="333333"/>
          <w:sz w:val="24"/>
          <w:szCs w:val="24"/>
          <w:lang w:eastAsia="en-IN"/>
        </w:rPr>
        <w:t>:parseNumber</w:t>
      </w:r>
      <w:proofErr w:type="spellEnd"/>
      <w:proofErr w:type="gramEnd"/>
      <w:r w:rsidRPr="00405C3C">
        <w:rPr>
          <w:rFonts w:ascii="Segoe UI" w:eastAsia="Times New Roman" w:hAnsi="Segoe UI" w:cs="Segoe UI"/>
          <w:b/>
          <w:bCs/>
          <w:color w:val="333333"/>
          <w:sz w:val="24"/>
          <w:szCs w:val="24"/>
          <w:lang w:eastAsia="en-IN"/>
        </w:rPr>
        <w:t>&gt; tag is:</w:t>
      </w:r>
    </w:p>
    <w:p w:rsidR="00405C3C" w:rsidRPr="00405C3C" w:rsidRDefault="00405C3C" w:rsidP="00F134CD">
      <w:pPr>
        <w:spacing w:after="12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b/>
          <w:bCs/>
          <w:color w:val="006699"/>
          <w:sz w:val="24"/>
          <w:szCs w:val="24"/>
          <w:bdr w:val="none" w:sz="0" w:space="0" w:color="auto" w:frame="1"/>
          <w:lang w:eastAsia="en-IN"/>
        </w:rPr>
        <w:t>&lt;</w:t>
      </w:r>
      <w:proofErr w:type="spellStart"/>
      <w:r w:rsidRPr="00405C3C">
        <w:rPr>
          <w:rFonts w:ascii="Segoe UI" w:eastAsia="Times New Roman" w:hAnsi="Segoe UI" w:cs="Segoe UI"/>
          <w:b/>
          <w:bCs/>
          <w:color w:val="006699"/>
          <w:sz w:val="24"/>
          <w:szCs w:val="24"/>
          <w:bdr w:val="none" w:sz="0" w:space="0" w:color="auto" w:frame="1"/>
          <w:lang w:eastAsia="en-IN"/>
        </w:rPr>
        <w:t>fmt</w:t>
      </w:r>
      <w:proofErr w:type="gramStart"/>
      <w:r w:rsidRPr="00405C3C">
        <w:rPr>
          <w:rFonts w:ascii="Segoe UI" w:eastAsia="Times New Roman" w:hAnsi="Segoe UI" w:cs="Segoe UI"/>
          <w:b/>
          <w:bCs/>
          <w:color w:val="006699"/>
          <w:sz w:val="24"/>
          <w:szCs w:val="24"/>
          <w:bdr w:val="none" w:sz="0" w:space="0" w:color="auto" w:frame="1"/>
          <w:lang w:eastAsia="en-IN"/>
        </w:rPr>
        <w:t>:parseNumber</w:t>
      </w:r>
      <w:proofErr w:type="spellEnd"/>
      <w:proofErr w:type="gramEnd"/>
      <w:r w:rsidRPr="00405C3C">
        <w:rPr>
          <w:rFonts w:ascii="Segoe UI" w:eastAsia="Times New Roman" w:hAnsi="Segoe UI" w:cs="Segoe UI"/>
          <w:color w:val="000000"/>
          <w:sz w:val="24"/>
          <w:szCs w:val="24"/>
          <w:bdr w:val="none" w:sz="0" w:space="0" w:color="auto" w:frame="1"/>
          <w:lang w:eastAsia="en-IN"/>
        </w:rPr>
        <w:t> attributes</w:t>
      </w:r>
      <w:r w:rsidRPr="00405C3C">
        <w:rPr>
          <w:rFonts w:ascii="Segoe UI" w:eastAsia="Times New Roman" w:hAnsi="Segoe UI" w:cs="Segoe UI"/>
          <w:b/>
          <w:bCs/>
          <w:color w:val="006699"/>
          <w:sz w:val="24"/>
          <w:szCs w:val="24"/>
          <w:bdr w:val="none" w:sz="0" w:space="0" w:color="auto" w:frame="1"/>
          <w:lang w:eastAsia="en-IN"/>
        </w:rPr>
        <w:t>&gt;</w:t>
      </w:r>
      <w:r w:rsidRPr="00405C3C">
        <w:rPr>
          <w:rFonts w:ascii="Segoe UI" w:eastAsia="Times New Roman" w:hAnsi="Segoe UI" w:cs="Segoe UI"/>
          <w:color w:val="000000"/>
          <w:sz w:val="24"/>
          <w:szCs w:val="24"/>
          <w:bdr w:val="none" w:sz="0" w:space="0" w:color="auto" w:frame="1"/>
          <w:lang w:eastAsia="en-IN"/>
        </w:rPr>
        <w:t> body content </w:t>
      </w:r>
      <w:r w:rsidRPr="00405C3C">
        <w:rPr>
          <w:rFonts w:ascii="Segoe UI" w:eastAsia="Times New Roman" w:hAnsi="Segoe UI" w:cs="Segoe UI"/>
          <w:b/>
          <w:bCs/>
          <w:color w:val="006699"/>
          <w:sz w:val="24"/>
          <w:szCs w:val="24"/>
          <w:bdr w:val="none" w:sz="0" w:space="0" w:color="auto" w:frame="1"/>
          <w:lang w:eastAsia="en-IN"/>
        </w:rPr>
        <w:t>&lt;/</w:t>
      </w:r>
      <w:proofErr w:type="spellStart"/>
      <w:r w:rsidRPr="00405C3C">
        <w:rPr>
          <w:rFonts w:ascii="Segoe UI" w:eastAsia="Times New Roman" w:hAnsi="Segoe UI" w:cs="Segoe UI"/>
          <w:b/>
          <w:bCs/>
          <w:color w:val="006699"/>
          <w:sz w:val="24"/>
          <w:szCs w:val="24"/>
          <w:bdr w:val="none" w:sz="0" w:space="0" w:color="auto" w:frame="1"/>
          <w:lang w:eastAsia="en-IN"/>
        </w:rPr>
        <w:t>fmt:parseNumber</w:t>
      </w:r>
      <w:proofErr w:type="spellEnd"/>
      <w:r w:rsidRPr="00405C3C">
        <w:rPr>
          <w:rFonts w:ascii="Segoe UI" w:eastAsia="Times New Roman" w:hAnsi="Segoe UI" w:cs="Segoe UI"/>
          <w:b/>
          <w:bCs/>
          <w:color w:val="006699"/>
          <w:sz w:val="24"/>
          <w:szCs w:val="24"/>
          <w:bdr w:val="none" w:sz="0" w:space="0" w:color="auto" w:frame="1"/>
          <w:lang w:eastAsia="en-IN"/>
        </w:rPr>
        <w:t>&gt;</w:t>
      </w: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405C3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405C3C">
        <w:rPr>
          <w:rFonts w:ascii="Segoe UI" w:eastAsia="Times New Roman" w:hAnsi="Segoe UI" w:cs="Segoe UI"/>
          <w:color w:val="333333"/>
          <w:sz w:val="24"/>
          <w:szCs w:val="24"/>
          <w:lang w:eastAsia="en-IN"/>
        </w:rPr>
        <w:t>Let's see the simple example to understand the formatting &lt;</w:t>
      </w:r>
      <w:proofErr w:type="spellStart"/>
      <w:r w:rsidRPr="00405C3C">
        <w:rPr>
          <w:rFonts w:ascii="Segoe UI" w:eastAsia="Times New Roman" w:hAnsi="Segoe UI" w:cs="Segoe UI"/>
          <w:color w:val="333333"/>
          <w:sz w:val="24"/>
          <w:szCs w:val="24"/>
          <w:lang w:eastAsia="en-IN"/>
        </w:rPr>
        <w:t>fmt</w:t>
      </w:r>
      <w:proofErr w:type="gramStart"/>
      <w:r w:rsidRPr="00405C3C">
        <w:rPr>
          <w:rFonts w:ascii="Segoe UI" w:eastAsia="Times New Roman" w:hAnsi="Segoe UI" w:cs="Segoe UI"/>
          <w:color w:val="333333"/>
          <w:sz w:val="24"/>
          <w:szCs w:val="24"/>
          <w:lang w:eastAsia="en-IN"/>
        </w:rPr>
        <w:t>:parseNumber</w:t>
      </w:r>
      <w:proofErr w:type="spellEnd"/>
      <w:proofErr w:type="gramEnd"/>
      <w:r w:rsidRPr="00405C3C">
        <w:rPr>
          <w:rFonts w:ascii="Segoe UI" w:eastAsia="Times New Roman" w:hAnsi="Segoe UI" w:cs="Segoe UI"/>
          <w:color w:val="333333"/>
          <w:sz w:val="24"/>
          <w:szCs w:val="24"/>
          <w:lang w:eastAsia="en-IN"/>
        </w:rPr>
        <w:t>&gt; tag:</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b/>
          <w:bCs/>
          <w:color w:val="006699"/>
          <w:sz w:val="24"/>
          <w:szCs w:val="24"/>
          <w:bdr w:val="none" w:sz="0" w:space="0" w:color="auto" w:frame="1"/>
          <w:lang w:eastAsia="en-IN"/>
        </w:rPr>
        <w:t>&lt;</w:t>
      </w:r>
      <w:r w:rsidRPr="00405C3C">
        <w:rPr>
          <w:rFonts w:ascii="Segoe UI" w:eastAsia="Times New Roman" w:hAnsi="Segoe UI" w:cs="Segoe UI"/>
          <w:color w:val="000000"/>
          <w:sz w:val="24"/>
          <w:szCs w:val="24"/>
          <w:bdr w:val="none" w:sz="0" w:space="0" w:color="auto" w:frame="1"/>
          <w:lang w:eastAsia="en-IN"/>
        </w:rPr>
        <w:t>%@ taglib </w:t>
      </w:r>
      <w:r w:rsidRPr="00405C3C">
        <w:rPr>
          <w:rFonts w:ascii="Segoe UI" w:eastAsia="Times New Roman" w:hAnsi="Segoe UI" w:cs="Segoe UI"/>
          <w:color w:val="FF0000"/>
          <w:sz w:val="24"/>
          <w:szCs w:val="24"/>
          <w:bdr w:val="none" w:sz="0" w:space="0" w:color="auto" w:frame="1"/>
          <w:lang w:eastAsia="en-IN"/>
        </w:rPr>
        <w:t>prefix</w:t>
      </w:r>
      <w:r w:rsidRPr="00405C3C">
        <w:rPr>
          <w:rFonts w:ascii="Segoe UI" w:eastAsia="Times New Roman" w:hAnsi="Segoe UI" w:cs="Segoe UI"/>
          <w:color w:val="000000"/>
          <w:sz w:val="24"/>
          <w:szCs w:val="24"/>
          <w:bdr w:val="none" w:sz="0" w:space="0" w:color="auto" w:frame="1"/>
          <w:lang w:eastAsia="en-IN"/>
        </w:rPr>
        <w:t>=</w:t>
      </w:r>
      <w:r w:rsidRPr="00405C3C">
        <w:rPr>
          <w:rFonts w:ascii="Segoe UI" w:eastAsia="Times New Roman" w:hAnsi="Segoe UI" w:cs="Segoe UI"/>
          <w:color w:val="0000FF"/>
          <w:sz w:val="24"/>
          <w:szCs w:val="24"/>
          <w:bdr w:val="none" w:sz="0" w:space="0" w:color="auto" w:frame="1"/>
          <w:lang w:eastAsia="en-IN"/>
        </w:rPr>
        <w:t>"c"</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color w:val="FF0000"/>
          <w:sz w:val="24"/>
          <w:szCs w:val="24"/>
          <w:bdr w:val="none" w:sz="0" w:space="0" w:color="auto" w:frame="1"/>
          <w:lang w:eastAsia="en-IN"/>
        </w:rPr>
        <w:t>uri</w:t>
      </w:r>
      <w:r w:rsidRPr="00405C3C">
        <w:rPr>
          <w:rFonts w:ascii="Segoe UI" w:eastAsia="Times New Roman" w:hAnsi="Segoe UI" w:cs="Segoe UI"/>
          <w:color w:val="000000"/>
          <w:sz w:val="24"/>
          <w:szCs w:val="24"/>
          <w:bdr w:val="none" w:sz="0" w:space="0" w:color="auto" w:frame="1"/>
          <w:lang w:eastAsia="en-IN"/>
        </w:rPr>
        <w:t>=</w:t>
      </w:r>
      <w:r w:rsidRPr="00405C3C">
        <w:rPr>
          <w:rFonts w:ascii="Segoe UI" w:eastAsia="Times New Roman" w:hAnsi="Segoe UI" w:cs="Segoe UI"/>
          <w:color w:val="0000FF"/>
          <w:sz w:val="24"/>
          <w:szCs w:val="24"/>
          <w:bdr w:val="none" w:sz="0" w:space="0" w:color="auto" w:frame="1"/>
          <w:lang w:eastAsia="en-IN"/>
        </w:rPr>
        <w:t>"http://java.sun.com/jsp/jstl/core"</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&gt;</w:t>
      </w: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b/>
          <w:bCs/>
          <w:color w:val="006699"/>
          <w:sz w:val="24"/>
          <w:szCs w:val="24"/>
          <w:bdr w:val="none" w:sz="0" w:space="0" w:color="auto" w:frame="1"/>
          <w:lang w:eastAsia="en-IN"/>
        </w:rPr>
        <w:t>&lt;</w:t>
      </w:r>
      <w:r w:rsidRPr="00405C3C">
        <w:rPr>
          <w:rFonts w:ascii="Segoe UI" w:eastAsia="Times New Roman" w:hAnsi="Segoe UI" w:cs="Segoe UI"/>
          <w:color w:val="000000"/>
          <w:sz w:val="24"/>
          <w:szCs w:val="24"/>
          <w:bdr w:val="none" w:sz="0" w:space="0" w:color="auto" w:frame="1"/>
          <w:lang w:eastAsia="en-IN"/>
        </w:rPr>
        <w:t>%@ taglib </w:t>
      </w:r>
      <w:r w:rsidRPr="00405C3C">
        <w:rPr>
          <w:rFonts w:ascii="Segoe UI" w:eastAsia="Times New Roman" w:hAnsi="Segoe UI" w:cs="Segoe UI"/>
          <w:color w:val="FF0000"/>
          <w:sz w:val="24"/>
          <w:szCs w:val="24"/>
          <w:bdr w:val="none" w:sz="0" w:space="0" w:color="auto" w:frame="1"/>
          <w:lang w:eastAsia="en-IN"/>
        </w:rPr>
        <w:t>prefix</w:t>
      </w:r>
      <w:r w:rsidRPr="00405C3C">
        <w:rPr>
          <w:rFonts w:ascii="Segoe UI" w:eastAsia="Times New Roman" w:hAnsi="Segoe UI" w:cs="Segoe UI"/>
          <w:color w:val="000000"/>
          <w:sz w:val="24"/>
          <w:szCs w:val="24"/>
          <w:bdr w:val="none" w:sz="0" w:space="0" w:color="auto" w:frame="1"/>
          <w:lang w:eastAsia="en-IN"/>
        </w:rPr>
        <w:t>=</w:t>
      </w:r>
      <w:r w:rsidRPr="00405C3C">
        <w:rPr>
          <w:rFonts w:ascii="Segoe UI" w:eastAsia="Times New Roman" w:hAnsi="Segoe UI" w:cs="Segoe UI"/>
          <w:color w:val="0000FF"/>
          <w:sz w:val="24"/>
          <w:szCs w:val="24"/>
          <w:bdr w:val="none" w:sz="0" w:space="0" w:color="auto" w:frame="1"/>
          <w:lang w:eastAsia="en-IN"/>
        </w:rPr>
        <w:t>"fmt"</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color w:val="FF0000"/>
          <w:sz w:val="24"/>
          <w:szCs w:val="24"/>
          <w:bdr w:val="none" w:sz="0" w:space="0" w:color="auto" w:frame="1"/>
          <w:lang w:eastAsia="en-IN"/>
        </w:rPr>
        <w:t>uri</w:t>
      </w:r>
      <w:r w:rsidRPr="00405C3C">
        <w:rPr>
          <w:rFonts w:ascii="Segoe UI" w:eastAsia="Times New Roman" w:hAnsi="Segoe UI" w:cs="Segoe UI"/>
          <w:color w:val="000000"/>
          <w:sz w:val="24"/>
          <w:szCs w:val="24"/>
          <w:bdr w:val="none" w:sz="0" w:space="0" w:color="auto" w:frame="1"/>
          <w:lang w:eastAsia="en-IN"/>
        </w:rPr>
        <w:t>=</w:t>
      </w:r>
      <w:r w:rsidRPr="00405C3C">
        <w:rPr>
          <w:rFonts w:ascii="Segoe UI" w:eastAsia="Times New Roman" w:hAnsi="Segoe UI" w:cs="Segoe UI"/>
          <w:color w:val="0000FF"/>
          <w:sz w:val="24"/>
          <w:szCs w:val="24"/>
          <w:bdr w:val="none" w:sz="0" w:space="0" w:color="auto" w:frame="1"/>
          <w:lang w:eastAsia="en-IN"/>
        </w:rPr>
        <w:t>"http://java.sun.com/jsp/jstl/fmt"</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&gt;</w:t>
      </w: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b/>
          <w:bCs/>
          <w:color w:val="006699"/>
          <w:sz w:val="24"/>
          <w:szCs w:val="24"/>
          <w:bdr w:val="none" w:sz="0" w:space="0" w:color="auto" w:frame="1"/>
          <w:lang w:eastAsia="en-IN"/>
        </w:rPr>
        <w:t>&lt;</w:t>
      </w:r>
      <w:proofErr w:type="gramStart"/>
      <w:r w:rsidRPr="00405C3C">
        <w:rPr>
          <w:rFonts w:ascii="Segoe UI" w:eastAsia="Times New Roman" w:hAnsi="Segoe UI" w:cs="Segoe UI"/>
          <w:b/>
          <w:bCs/>
          <w:color w:val="006699"/>
          <w:sz w:val="24"/>
          <w:szCs w:val="24"/>
          <w:bdr w:val="none" w:sz="0" w:space="0" w:color="auto" w:frame="1"/>
          <w:lang w:eastAsia="en-IN"/>
        </w:rPr>
        <w:t>html</w:t>
      </w:r>
      <w:proofErr w:type="gramEnd"/>
      <w:r w:rsidRPr="00405C3C">
        <w:rPr>
          <w:rFonts w:ascii="Segoe UI" w:eastAsia="Times New Roman" w:hAnsi="Segoe UI" w:cs="Segoe UI"/>
          <w:b/>
          <w:bCs/>
          <w:color w:val="006699"/>
          <w:sz w:val="24"/>
          <w:szCs w:val="24"/>
          <w:bdr w:val="none" w:sz="0" w:space="0" w:color="auto" w:frame="1"/>
          <w:lang w:eastAsia="en-IN"/>
        </w:rPr>
        <w:t>&gt;</w:t>
      </w: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&lt;</w:t>
      </w:r>
      <w:proofErr w:type="gramStart"/>
      <w:r w:rsidRPr="00405C3C">
        <w:rPr>
          <w:rFonts w:ascii="Segoe UI" w:eastAsia="Times New Roman" w:hAnsi="Segoe UI" w:cs="Segoe UI"/>
          <w:b/>
          <w:bCs/>
          <w:color w:val="006699"/>
          <w:sz w:val="24"/>
          <w:szCs w:val="24"/>
          <w:bdr w:val="none" w:sz="0" w:space="0" w:color="auto" w:frame="1"/>
          <w:lang w:eastAsia="en-IN"/>
        </w:rPr>
        <w:t>head</w:t>
      </w:r>
      <w:proofErr w:type="gramEnd"/>
      <w:r w:rsidRPr="00405C3C">
        <w:rPr>
          <w:rFonts w:ascii="Segoe UI" w:eastAsia="Times New Roman" w:hAnsi="Segoe UI" w:cs="Segoe UI"/>
          <w:b/>
          <w:bCs/>
          <w:color w:val="006699"/>
          <w:sz w:val="24"/>
          <w:szCs w:val="24"/>
          <w:bdr w:val="none" w:sz="0" w:space="0" w:color="auto" w:frame="1"/>
          <w:lang w:eastAsia="en-IN"/>
        </w:rPr>
        <w:t>&gt;</w:t>
      </w: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&lt;</w:t>
      </w:r>
      <w:proofErr w:type="gramStart"/>
      <w:r w:rsidRPr="00405C3C">
        <w:rPr>
          <w:rFonts w:ascii="Segoe UI" w:eastAsia="Times New Roman" w:hAnsi="Segoe UI" w:cs="Segoe UI"/>
          <w:b/>
          <w:bCs/>
          <w:color w:val="006699"/>
          <w:sz w:val="24"/>
          <w:szCs w:val="24"/>
          <w:bdr w:val="none" w:sz="0" w:space="0" w:color="auto" w:frame="1"/>
          <w:lang w:eastAsia="en-IN"/>
        </w:rPr>
        <w:t>title&gt;</w:t>
      </w:r>
      <w:proofErr w:type="spellStart"/>
      <w:proofErr w:type="gramEnd"/>
      <w:r w:rsidRPr="00405C3C">
        <w:rPr>
          <w:rFonts w:ascii="Segoe UI" w:eastAsia="Times New Roman" w:hAnsi="Segoe UI" w:cs="Segoe UI"/>
          <w:color w:val="000000"/>
          <w:sz w:val="24"/>
          <w:szCs w:val="24"/>
          <w:bdr w:val="none" w:sz="0" w:space="0" w:color="auto" w:frame="1"/>
          <w:lang w:eastAsia="en-IN"/>
        </w:rPr>
        <w:t>fmt:parseNumber</w:t>
      </w:r>
      <w:proofErr w:type="spellEnd"/>
      <w:r w:rsidRPr="00405C3C">
        <w:rPr>
          <w:rFonts w:ascii="Segoe UI" w:eastAsia="Times New Roman" w:hAnsi="Segoe UI" w:cs="Segoe UI"/>
          <w:color w:val="000000"/>
          <w:sz w:val="24"/>
          <w:szCs w:val="24"/>
          <w:bdr w:val="none" w:sz="0" w:space="0" w:color="auto" w:frame="1"/>
          <w:lang w:eastAsia="en-IN"/>
        </w:rPr>
        <w:t> tag</w:t>
      </w:r>
      <w:r w:rsidRPr="00405C3C">
        <w:rPr>
          <w:rFonts w:ascii="Segoe UI" w:eastAsia="Times New Roman" w:hAnsi="Segoe UI" w:cs="Segoe UI"/>
          <w:b/>
          <w:bCs/>
          <w:color w:val="006699"/>
          <w:sz w:val="24"/>
          <w:szCs w:val="24"/>
          <w:bdr w:val="none" w:sz="0" w:space="0" w:color="auto" w:frame="1"/>
          <w:lang w:eastAsia="en-IN"/>
        </w:rPr>
        <w:t>&lt;/title&gt;</w:t>
      </w: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&lt;/head&gt;</w:t>
      </w: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&lt;</w:t>
      </w:r>
      <w:proofErr w:type="gramStart"/>
      <w:r w:rsidRPr="00405C3C">
        <w:rPr>
          <w:rFonts w:ascii="Segoe UI" w:eastAsia="Times New Roman" w:hAnsi="Segoe UI" w:cs="Segoe UI"/>
          <w:b/>
          <w:bCs/>
          <w:color w:val="006699"/>
          <w:sz w:val="24"/>
          <w:szCs w:val="24"/>
          <w:bdr w:val="none" w:sz="0" w:space="0" w:color="auto" w:frame="1"/>
          <w:lang w:eastAsia="en-IN"/>
        </w:rPr>
        <w:t>body</w:t>
      </w:r>
      <w:proofErr w:type="gramEnd"/>
      <w:r w:rsidRPr="00405C3C">
        <w:rPr>
          <w:rFonts w:ascii="Segoe UI" w:eastAsia="Times New Roman" w:hAnsi="Segoe UI" w:cs="Segoe UI"/>
          <w:b/>
          <w:bCs/>
          <w:color w:val="006699"/>
          <w:sz w:val="24"/>
          <w:szCs w:val="24"/>
          <w:bdr w:val="none" w:sz="0" w:space="0" w:color="auto" w:frame="1"/>
          <w:lang w:eastAsia="en-IN"/>
        </w:rPr>
        <w:t>&gt;</w:t>
      </w: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b/>
          <w:bCs/>
          <w:color w:val="006699"/>
          <w:sz w:val="24"/>
          <w:szCs w:val="24"/>
          <w:bdr w:val="none" w:sz="0" w:space="0" w:color="auto" w:frame="1"/>
          <w:lang w:eastAsia="en-IN"/>
        </w:rPr>
        <w:t>&lt;h3&gt;</w:t>
      </w:r>
      <w:r w:rsidRPr="00405C3C">
        <w:rPr>
          <w:rFonts w:ascii="Segoe UI" w:eastAsia="Times New Roman" w:hAnsi="Segoe UI" w:cs="Segoe UI"/>
          <w:color w:val="000000"/>
          <w:sz w:val="24"/>
          <w:szCs w:val="24"/>
          <w:bdr w:val="none" w:sz="0" w:space="0" w:color="auto" w:frame="1"/>
          <w:lang w:eastAsia="en-IN"/>
        </w:rPr>
        <w:t>The </w:t>
      </w:r>
      <w:proofErr w:type="spellStart"/>
      <w:r w:rsidRPr="00405C3C">
        <w:rPr>
          <w:rFonts w:ascii="Segoe UI" w:eastAsia="Times New Roman" w:hAnsi="Segoe UI" w:cs="Segoe UI"/>
          <w:color w:val="000000"/>
          <w:sz w:val="24"/>
          <w:szCs w:val="24"/>
          <w:bdr w:val="none" w:sz="0" w:space="0" w:color="auto" w:frame="1"/>
          <w:lang w:eastAsia="en-IN"/>
        </w:rPr>
        <w:t>fmt</w:t>
      </w:r>
      <w:proofErr w:type="gramStart"/>
      <w:r w:rsidRPr="00405C3C">
        <w:rPr>
          <w:rFonts w:ascii="Segoe UI" w:eastAsia="Times New Roman" w:hAnsi="Segoe UI" w:cs="Segoe UI"/>
          <w:color w:val="000000"/>
          <w:sz w:val="24"/>
          <w:szCs w:val="24"/>
          <w:bdr w:val="none" w:sz="0" w:space="0" w:color="auto" w:frame="1"/>
          <w:lang w:eastAsia="en-IN"/>
        </w:rPr>
        <w:t>:parseNumber</w:t>
      </w:r>
      <w:proofErr w:type="spellEnd"/>
      <w:proofErr w:type="gramEnd"/>
      <w:r w:rsidRPr="00405C3C">
        <w:rPr>
          <w:rFonts w:ascii="Segoe UI" w:eastAsia="Times New Roman" w:hAnsi="Segoe UI" w:cs="Segoe UI"/>
          <w:color w:val="000000"/>
          <w:sz w:val="24"/>
          <w:szCs w:val="24"/>
          <w:bdr w:val="none" w:sz="0" w:space="0" w:color="auto" w:frame="1"/>
          <w:lang w:eastAsia="en-IN"/>
        </w:rPr>
        <w:t> tag Example is:</w:t>
      </w:r>
      <w:r w:rsidRPr="00405C3C">
        <w:rPr>
          <w:rFonts w:ascii="Segoe UI" w:eastAsia="Times New Roman" w:hAnsi="Segoe UI" w:cs="Segoe UI"/>
          <w:b/>
          <w:bCs/>
          <w:color w:val="006699"/>
          <w:sz w:val="24"/>
          <w:szCs w:val="24"/>
          <w:bdr w:val="none" w:sz="0" w:space="0" w:color="auto" w:frame="1"/>
          <w:lang w:eastAsia="en-IN"/>
        </w:rPr>
        <w:t>&lt;/h3&gt;</w:t>
      </w: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b/>
          <w:bCs/>
          <w:color w:val="006699"/>
          <w:sz w:val="24"/>
          <w:szCs w:val="24"/>
          <w:bdr w:val="none" w:sz="0" w:space="0" w:color="auto" w:frame="1"/>
          <w:lang w:eastAsia="en-IN"/>
        </w:rPr>
        <w:t>&lt;</w:t>
      </w:r>
      <w:proofErr w:type="spellStart"/>
      <w:r w:rsidRPr="00405C3C">
        <w:rPr>
          <w:rFonts w:ascii="Segoe UI" w:eastAsia="Times New Roman" w:hAnsi="Segoe UI" w:cs="Segoe UI"/>
          <w:b/>
          <w:bCs/>
          <w:color w:val="006699"/>
          <w:sz w:val="24"/>
          <w:szCs w:val="24"/>
          <w:bdr w:val="none" w:sz="0" w:space="0" w:color="auto" w:frame="1"/>
          <w:lang w:eastAsia="en-IN"/>
        </w:rPr>
        <w:t>c</w:t>
      </w:r>
      <w:proofErr w:type="gramStart"/>
      <w:r w:rsidRPr="00405C3C">
        <w:rPr>
          <w:rFonts w:ascii="Segoe UI" w:eastAsia="Times New Roman" w:hAnsi="Segoe UI" w:cs="Segoe UI"/>
          <w:b/>
          <w:bCs/>
          <w:color w:val="006699"/>
          <w:sz w:val="24"/>
          <w:szCs w:val="24"/>
          <w:bdr w:val="none" w:sz="0" w:space="0" w:color="auto" w:frame="1"/>
          <w:lang w:eastAsia="en-IN"/>
        </w:rPr>
        <w:t>:set</w:t>
      </w:r>
      <w:proofErr w:type="spellEnd"/>
      <w:proofErr w:type="gramEnd"/>
      <w:r w:rsidRPr="00405C3C">
        <w:rPr>
          <w:rFonts w:ascii="Segoe UI" w:eastAsia="Times New Roman" w:hAnsi="Segoe UI" w:cs="Segoe UI"/>
          <w:color w:val="000000"/>
          <w:sz w:val="24"/>
          <w:szCs w:val="24"/>
          <w:bdr w:val="none" w:sz="0" w:space="0" w:color="auto" w:frame="1"/>
          <w:lang w:eastAsia="en-IN"/>
        </w:rPr>
        <w:t> </w:t>
      </w:r>
      <w:proofErr w:type="spellStart"/>
      <w:r w:rsidRPr="00405C3C">
        <w:rPr>
          <w:rFonts w:ascii="Segoe UI" w:eastAsia="Times New Roman" w:hAnsi="Segoe UI" w:cs="Segoe UI"/>
          <w:color w:val="FF0000"/>
          <w:sz w:val="24"/>
          <w:szCs w:val="24"/>
          <w:bdr w:val="none" w:sz="0" w:space="0" w:color="auto" w:frame="1"/>
          <w:lang w:eastAsia="en-IN"/>
        </w:rPr>
        <w:t>var</w:t>
      </w:r>
      <w:proofErr w:type="spellEnd"/>
      <w:r w:rsidRPr="00405C3C">
        <w:rPr>
          <w:rFonts w:ascii="Segoe UI" w:eastAsia="Times New Roman" w:hAnsi="Segoe UI" w:cs="Segoe UI"/>
          <w:color w:val="000000"/>
          <w:sz w:val="24"/>
          <w:szCs w:val="24"/>
          <w:bdr w:val="none" w:sz="0" w:space="0" w:color="auto" w:frame="1"/>
          <w:lang w:eastAsia="en-IN"/>
        </w:rPr>
        <w:t>=</w:t>
      </w:r>
      <w:r w:rsidRPr="00405C3C">
        <w:rPr>
          <w:rFonts w:ascii="Segoe UI" w:eastAsia="Times New Roman" w:hAnsi="Segoe UI" w:cs="Segoe UI"/>
          <w:color w:val="0000FF"/>
          <w:sz w:val="24"/>
          <w:szCs w:val="24"/>
          <w:bdr w:val="none" w:sz="0" w:space="0" w:color="auto" w:frame="1"/>
          <w:lang w:eastAsia="en-IN"/>
        </w:rPr>
        <w:t>"Amount"</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color w:val="FF0000"/>
          <w:sz w:val="24"/>
          <w:szCs w:val="24"/>
          <w:bdr w:val="none" w:sz="0" w:space="0" w:color="auto" w:frame="1"/>
          <w:lang w:eastAsia="en-IN"/>
        </w:rPr>
        <w:t>value</w:t>
      </w:r>
      <w:r w:rsidRPr="00405C3C">
        <w:rPr>
          <w:rFonts w:ascii="Segoe UI" w:eastAsia="Times New Roman" w:hAnsi="Segoe UI" w:cs="Segoe UI"/>
          <w:color w:val="000000"/>
          <w:sz w:val="24"/>
          <w:szCs w:val="24"/>
          <w:bdr w:val="none" w:sz="0" w:space="0" w:color="auto" w:frame="1"/>
          <w:lang w:eastAsia="en-IN"/>
        </w:rPr>
        <w:t>=</w:t>
      </w:r>
      <w:r w:rsidRPr="00405C3C">
        <w:rPr>
          <w:rFonts w:ascii="Segoe UI" w:eastAsia="Times New Roman" w:hAnsi="Segoe UI" w:cs="Segoe UI"/>
          <w:color w:val="0000FF"/>
          <w:sz w:val="24"/>
          <w:szCs w:val="24"/>
          <w:bdr w:val="none" w:sz="0" w:space="0" w:color="auto" w:frame="1"/>
          <w:lang w:eastAsia="en-IN"/>
        </w:rPr>
        <w:t>"786.970"</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/&gt;</w:t>
      </w: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&lt;fmt</w:t>
      </w:r>
      <w:proofErr w:type="gramStart"/>
      <w:r w:rsidRPr="00405C3C">
        <w:rPr>
          <w:rFonts w:ascii="Segoe UI" w:eastAsia="Times New Roman" w:hAnsi="Segoe UI" w:cs="Segoe UI"/>
          <w:b/>
          <w:bCs/>
          <w:color w:val="006699"/>
          <w:sz w:val="24"/>
          <w:szCs w:val="24"/>
          <w:bdr w:val="none" w:sz="0" w:space="0" w:color="auto" w:frame="1"/>
          <w:lang w:eastAsia="en-IN"/>
        </w:rPr>
        <w:t>:parseNumber</w:t>
      </w:r>
      <w:proofErr w:type="gramEnd"/>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color w:val="FF0000"/>
          <w:sz w:val="24"/>
          <w:szCs w:val="24"/>
          <w:bdr w:val="none" w:sz="0" w:space="0" w:color="auto" w:frame="1"/>
          <w:lang w:eastAsia="en-IN"/>
        </w:rPr>
        <w:t>var</w:t>
      </w:r>
      <w:r w:rsidRPr="00405C3C">
        <w:rPr>
          <w:rFonts w:ascii="Segoe UI" w:eastAsia="Times New Roman" w:hAnsi="Segoe UI" w:cs="Segoe UI"/>
          <w:color w:val="000000"/>
          <w:sz w:val="24"/>
          <w:szCs w:val="24"/>
          <w:bdr w:val="none" w:sz="0" w:space="0" w:color="auto" w:frame="1"/>
          <w:lang w:eastAsia="en-IN"/>
        </w:rPr>
        <w:t>=</w:t>
      </w:r>
      <w:r w:rsidRPr="00405C3C">
        <w:rPr>
          <w:rFonts w:ascii="Segoe UI" w:eastAsia="Times New Roman" w:hAnsi="Segoe UI" w:cs="Segoe UI"/>
          <w:color w:val="0000FF"/>
          <w:sz w:val="24"/>
          <w:szCs w:val="24"/>
          <w:bdr w:val="none" w:sz="0" w:space="0" w:color="auto" w:frame="1"/>
          <w:lang w:eastAsia="en-IN"/>
        </w:rPr>
        <w:t>"j"</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color w:val="FF0000"/>
          <w:sz w:val="24"/>
          <w:szCs w:val="24"/>
          <w:bdr w:val="none" w:sz="0" w:space="0" w:color="auto" w:frame="1"/>
          <w:lang w:eastAsia="en-IN"/>
        </w:rPr>
        <w:t>type</w:t>
      </w:r>
      <w:r w:rsidRPr="00405C3C">
        <w:rPr>
          <w:rFonts w:ascii="Segoe UI" w:eastAsia="Times New Roman" w:hAnsi="Segoe UI" w:cs="Segoe UI"/>
          <w:color w:val="000000"/>
          <w:sz w:val="24"/>
          <w:szCs w:val="24"/>
          <w:bdr w:val="none" w:sz="0" w:space="0" w:color="auto" w:frame="1"/>
          <w:lang w:eastAsia="en-IN"/>
        </w:rPr>
        <w:t>=</w:t>
      </w:r>
      <w:r w:rsidRPr="00405C3C">
        <w:rPr>
          <w:rFonts w:ascii="Segoe UI" w:eastAsia="Times New Roman" w:hAnsi="Segoe UI" w:cs="Segoe UI"/>
          <w:color w:val="0000FF"/>
          <w:sz w:val="24"/>
          <w:szCs w:val="24"/>
          <w:bdr w:val="none" w:sz="0" w:space="0" w:color="auto" w:frame="1"/>
          <w:lang w:eastAsia="en-IN"/>
        </w:rPr>
        <w:t>"number"</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color w:val="FF0000"/>
          <w:sz w:val="24"/>
          <w:szCs w:val="24"/>
          <w:bdr w:val="none" w:sz="0" w:space="0" w:color="auto" w:frame="1"/>
          <w:lang w:eastAsia="en-IN"/>
        </w:rPr>
        <w:t>value</w:t>
      </w:r>
      <w:r w:rsidRPr="00405C3C">
        <w:rPr>
          <w:rFonts w:ascii="Segoe UI" w:eastAsia="Times New Roman" w:hAnsi="Segoe UI" w:cs="Segoe UI"/>
          <w:color w:val="000000"/>
          <w:sz w:val="24"/>
          <w:szCs w:val="24"/>
          <w:bdr w:val="none" w:sz="0" w:space="0" w:color="auto" w:frame="1"/>
          <w:lang w:eastAsia="en-IN"/>
        </w:rPr>
        <w:t>=</w:t>
      </w:r>
      <w:r w:rsidRPr="00405C3C">
        <w:rPr>
          <w:rFonts w:ascii="Segoe UI" w:eastAsia="Times New Roman" w:hAnsi="Segoe UI" w:cs="Segoe UI"/>
          <w:color w:val="0000FF"/>
          <w:sz w:val="24"/>
          <w:szCs w:val="24"/>
          <w:bdr w:val="none" w:sz="0" w:space="0" w:color="auto" w:frame="1"/>
          <w:lang w:eastAsia="en-IN"/>
        </w:rPr>
        <w:t>"${Amount}"</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/&gt;</w:t>
      </w: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&lt;p&gt;&lt;</w:t>
      </w:r>
      <w:proofErr w:type="spellStart"/>
      <w:r w:rsidRPr="00405C3C">
        <w:rPr>
          <w:rFonts w:ascii="Segoe UI" w:eastAsia="Times New Roman" w:hAnsi="Segoe UI" w:cs="Segoe UI"/>
          <w:b/>
          <w:bCs/>
          <w:color w:val="006699"/>
          <w:sz w:val="24"/>
          <w:szCs w:val="24"/>
          <w:bdr w:val="none" w:sz="0" w:space="0" w:color="auto" w:frame="1"/>
          <w:lang w:eastAsia="en-IN"/>
        </w:rPr>
        <w:t>i</w:t>
      </w:r>
      <w:proofErr w:type="spellEnd"/>
      <w:r w:rsidRPr="00405C3C">
        <w:rPr>
          <w:rFonts w:ascii="Segoe UI" w:eastAsia="Times New Roman" w:hAnsi="Segoe UI" w:cs="Segoe UI"/>
          <w:b/>
          <w:bCs/>
          <w:color w:val="006699"/>
          <w:sz w:val="24"/>
          <w:szCs w:val="24"/>
          <w:bdr w:val="none" w:sz="0" w:space="0" w:color="auto" w:frame="1"/>
          <w:lang w:eastAsia="en-IN"/>
        </w:rPr>
        <w:t>&gt;</w:t>
      </w:r>
      <w:r w:rsidRPr="00405C3C">
        <w:rPr>
          <w:rFonts w:ascii="Segoe UI" w:eastAsia="Times New Roman" w:hAnsi="Segoe UI" w:cs="Segoe UI"/>
          <w:color w:val="000000"/>
          <w:sz w:val="24"/>
          <w:szCs w:val="24"/>
          <w:bdr w:val="none" w:sz="0" w:space="0" w:color="auto" w:frame="1"/>
          <w:lang w:eastAsia="en-IN"/>
        </w:rPr>
        <w:t>Amount </w:t>
      </w:r>
      <w:proofErr w:type="gramStart"/>
      <w:r w:rsidRPr="00405C3C">
        <w:rPr>
          <w:rFonts w:ascii="Segoe UI" w:eastAsia="Times New Roman" w:hAnsi="Segoe UI" w:cs="Segoe UI"/>
          <w:color w:val="000000"/>
          <w:sz w:val="24"/>
          <w:szCs w:val="24"/>
          <w:bdr w:val="none" w:sz="0" w:space="0" w:color="auto" w:frame="1"/>
          <w:lang w:eastAsia="en-IN"/>
        </w:rPr>
        <w:t>is:</w:t>
      </w:r>
      <w:proofErr w:type="gramEnd"/>
      <w:r w:rsidRPr="00405C3C">
        <w:rPr>
          <w:rFonts w:ascii="Segoe UI" w:eastAsia="Times New Roman" w:hAnsi="Segoe UI" w:cs="Segoe UI"/>
          <w:b/>
          <w:bCs/>
          <w:color w:val="006699"/>
          <w:sz w:val="24"/>
          <w:szCs w:val="24"/>
          <w:bdr w:val="none" w:sz="0" w:space="0" w:color="auto" w:frame="1"/>
          <w:lang w:eastAsia="en-IN"/>
        </w:rPr>
        <w:t>&lt;/</w:t>
      </w:r>
      <w:proofErr w:type="spellStart"/>
      <w:r w:rsidRPr="00405C3C">
        <w:rPr>
          <w:rFonts w:ascii="Segoe UI" w:eastAsia="Times New Roman" w:hAnsi="Segoe UI" w:cs="Segoe UI"/>
          <w:b/>
          <w:bCs/>
          <w:color w:val="006699"/>
          <w:sz w:val="24"/>
          <w:szCs w:val="24"/>
          <w:bdr w:val="none" w:sz="0" w:space="0" w:color="auto" w:frame="1"/>
          <w:lang w:eastAsia="en-IN"/>
        </w:rPr>
        <w:t>i</w:t>
      </w:r>
      <w:proofErr w:type="spellEnd"/>
      <w:r w:rsidRPr="00405C3C">
        <w:rPr>
          <w:rFonts w:ascii="Segoe UI" w:eastAsia="Times New Roman" w:hAnsi="Segoe UI" w:cs="Segoe UI"/>
          <w:b/>
          <w:bCs/>
          <w:color w:val="006699"/>
          <w:sz w:val="24"/>
          <w:szCs w:val="24"/>
          <w:bdr w:val="none" w:sz="0" w:space="0" w:color="auto" w:frame="1"/>
          <w:lang w:eastAsia="en-IN"/>
        </w:rPr>
        <w:t>&gt;</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&lt;</w:t>
      </w:r>
      <w:proofErr w:type="spellStart"/>
      <w:r w:rsidRPr="00405C3C">
        <w:rPr>
          <w:rFonts w:ascii="Segoe UI" w:eastAsia="Times New Roman" w:hAnsi="Segoe UI" w:cs="Segoe UI"/>
          <w:b/>
          <w:bCs/>
          <w:color w:val="006699"/>
          <w:sz w:val="24"/>
          <w:szCs w:val="24"/>
          <w:bdr w:val="none" w:sz="0" w:space="0" w:color="auto" w:frame="1"/>
          <w:lang w:eastAsia="en-IN"/>
        </w:rPr>
        <w:t>c:out</w:t>
      </w:r>
      <w:proofErr w:type="spellEnd"/>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color w:val="FF0000"/>
          <w:sz w:val="24"/>
          <w:szCs w:val="24"/>
          <w:bdr w:val="none" w:sz="0" w:space="0" w:color="auto" w:frame="1"/>
          <w:lang w:eastAsia="en-IN"/>
        </w:rPr>
        <w:t>value</w:t>
      </w:r>
      <w:r w:rsidRPr="00405C3C">
        <w:rPr>
          <w:rFonts w:ascii="Segoe UI" w:eastAsia="Times New Roman" w:hAnsi="Segoe UI" w:cs="Segoe UI"/>
          <w:color w:val="000000"/>
          <w:sz w:val="24"/>
          <w:szCs w:val="24"/>
          <w:bdr w:val="none" w:sz="0" w:space="0" w:color="auto" w:frame="1"/>
          <w:lang w:eastAsia="en-IN"/>
        </w:rPr>
        <w:t>=</w:t>
      </w:r>
      <w:r w:rsidRPr="00405C3C">
        <w:rPr>
          <w:rFonts w:ascii="Segoe UI" w:eastAsia="Times New Roman" w:hAnsi="Segoe UI" w:cs="Segoe UI"/>
          <w:color w:val="0000FF"/>
          <w:sz w:val="24"/>
          <w:szCs w:val="24"/>
          <w:bdr w:val="none" w:sz="0" w:space="0" w:color="auto" w:frame="1"/>
          <w:lang w:eastAsia="en-IN"/>
        </w:rPr>
        <w:t>"${j}"</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/&gt;&lt;/p&gt;</w:t>
      </w: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&lt;fmt</w:t>
      </w:r>
      <w:proofErr w:type="gramStart"/>
      <w:r w:rsidRPr="00405C3C">
        <w:rPr>
          <w:rFonts w:ascii="Segoe UI" w:eastAsia="Times New Roman" w:hAnsi="Segoe UI" w:cs="Segoe UI"/>
          <w:b/>
          <w:bCs/>
          <w:color w:val="006699"/>
          <w:sz w:val="24"/>
          <w:szCs w:val="24"/>
          <w:bdr w:val="none" w:sz="0" w:space="0" w:color="auto" w:frame="1"/>
          <w:lang w:eastAsia="en-IN"/>
        </w:rPr>
        <w:t>:parseNumber</w:t>
      </w:r>
      <w:proofErr w:type="gramEnd"/>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color w:val="FF0000"/>
          <w:sz w:val="24"/>
          <w:szCs w:val="24"/>
          <w:bdr w:val="none" w:sz="0" w:space="0" w:color="auto" w:frame="1"/>
          <w:lang w:eastAsia="en-IN"/>
        </w:rPr>
        <w:t>var</w:t>
      </w:r>
      <w:r w:rsidRPr="00405C3C">
        <w:rPr>
          <w:rFonts w:ascii="Segoe UI" w:eastAsia="Times New Roman" w:hAnsi="Segoe UI" w:cs="Segoe UI"/>
          <w:color w:val="000000"/>
          <w:sz w:val="24"/>
          <w:szCs w:val="24"/>
          <w:bdr w:val="none" w:sz="0" w:space="0" w:color="auto" w:frame="1"/>
          <w:lang w:eastAsia="en-IN"/>
        </w:rPr>
        <w:t>=</w:t>
      </w:r>
      <w:r w:rsidRPr="00405C3C">
        <w:rPr>
          <w:rFonts w:ascii="Segoe UI" w:eastAsia="Times New Roman" w:hAnsi="Segoe UI" w:cs="Segoe UI"/>
          <w:color w:val="0000FF"/>
          <w:sz w:val="24"/>
          <w:szCs w:val="24"/>
          <w:bdr w:val="none" w:sz="0" w:space="0" w:color="auto" w:frame="1"/>
          <w:lang w:eastAsia="en-IN"/>
        </w:rPr>
        <w:t>"j"</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color w:val="FF0000"/>
          <w:sz w:val="24"/>
          <w:szCs w:val="24"/>
          <w:bdr w:val="none" w:sz="0" w:space="0" w:color="auto" w:frame="1"/>
          <w:lang w:eastAsia="en-IN"/>
        </w:rPr>
        <w:t>integerOnly</w:t>
      </w:r>
      <w:r w:rsidRPr="00405C3C">
        <w:rPr>
          <w:rFonts w:ascii="Segoe UI" w:eastAsia="Times New Roman" w:hAnsi="Segoe UI" w:cs="Segoe UI"/>
          <w:color w:val="000000"/>
          <w:sz w:val="24"/>
          <w:szCs w:val="24"/>
          <w:bdr w:val="none" w:sz="0" w:space="0" w:color="auto" w:frame="1"/>
          <w:lang w:eastAsia="en-IN"/>
        </w:rPr>
        <w:t>=</w:t>
      </w:r>
      <w:r w:rsidRPr="00405C3C">
        <w:rPr>
          <w:rFonts w:ascii="Segoe UI" w:eastAsia="Times New Roman" w:hAnsi="Segoe UI" w:cs="Segoe UI"/>
          <w:color w:val="0000FF"/>
          <w:sz w:val="24"/>
          <w:szCs w:val="24"/>
          <w:bdr w:val="none" w:sz="0" w:space="0" w:color="auto" w:frame="1"/>
          <w:lang w:eastAsia="en-IN"/>
        </w:rPr>
        <w:t>"true"</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color w:val="FF0000"/>
          <w:sz w:val="24"/>
          <w:szCs w:val="24"/>
          <w:bdr w:val="none" w:sz="0" w:space="0" w:color="auto" w:frame="1"/>
          <w:lang w:eastAsia="en-IN"/>
        </w:rPr>
        <w:t>type</w:t>
      </w:r>
      <w:r w:rsidRPr="00405C3C">
        <w:rPr>
          <w:rFonts w:ascii="Segoe UI" w:eastAsia="Times New Roman" w:hAnsi="Segoe UI" w:cs="Segoe UI"/>
          <w:color w:val="000000"/>
          <w:sz w:val="24"/>
          <w:szCs w:val="24"/>
          <w:bdr w:val="none" w:sz="0" w:space="0" w:color="auto" w:frame="1"/>
          <w:lang w:eastAsia="en-IN"/>
        </w:rPr>
        <w:t>=</w:t>
      </w:r>
      <w:r w:rsidRPr="00405C3C">
        <w:rPr>
          <w:rFonts w:ascii="Segoe UI" w:eastAsia="Times New Roman" w:hAnsi="Segoe UI" w:cs="Segoe UI"/>
          <w:color w:val="0000FF"/>
          <w:sz w:val="24"/>
          <w:szCs w:val="24"/>
          <w:bdr w:val="none" w:sz="0" w:space="0" w:color="auto" w:frame="1"/>
          <w:lang w:eastAsia="en-IN"/>
        </w:rPr>
        <w:t>"number"</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color w:val="FF0000"/>
          <w:sz w:val="24"/>
          <w:szCs w:val="24"/>
          <w:bdr w:val="none" w:sz="0" w:space="0" w:color="auto" w:frame="1"/>
          <w:lang w:eastAsia="en-IN"/>
        </w:rPr>
        <w:t>value</w:t>
      </w:r>
      <w:r w:rsidRPr="00405C3C">
        <w:rPr>
          <w:rFonts w:ascii="Segoe UI" w:eastAsia="Times New Roman" w:hAnsi="Segoe UI" w:cs="Segoe UI"/>
          <w:color w:val="000000"/>
          <w:sz w:val="24"/>
          <w:szCs w:val="24"/>
          <w:bdr w:val="none" w:sz="0" w:space="0" w:color="auto" w:frame="1"/>
          <w:lang w:eastAsia="en-IN"/>
        </w:rPr>
        <w:t>=</w:t>
      </w:r>
      <w:r w:rsidRPr="00405C3C">
        <w:rPr>
          <w:rFonts w:ascii="Segoe UI" w:eastAsia="Times New Roman" w:hAnsi="Segoe UI" w:cs="Segoe UI"/>
          <w:color w:val="0000FF"/>
          <w:sz w:val="24"/>
          <w:szCs w:val="24"/>
          <w:bdr w:val="none" w:sz="0" w:space="0" w:color="auto" w:frame="1"/>
          <w:lang w:eastAsia="en-IN"/>
        </w:rPr>
        <w:t>"${Amount}"</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/&gt;</w:t>
      </w: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&lt;p&gt;&lt;</w:t>
      </w:r>
      <w:proofErr w:type="spellStart"/>
      <w:r w:rsidRPr="00405C3C">
        <w:rPr>
          <w:rFonts w:ascii="Segoe UI" w:eastAsia="Times New Roman" w:hAnsi="Segoe UI" w:cs="Segoe UI"/>
          <w:b/>
          <w:bCs/>
          <w:color w:val="006699"/>
          <w:sz w:val="24"/>
          <w:szCs w:val="24"/>
          <w:bdr w:val="none" w:sz="0" w:space="0" w:color="auto" w:frame="1"/>
          <w:lang w:eastAsia="en-IN"/>
        </w:rPr>
        <w:t>i</w:t>
      </w:r>
      <w:proofErr w:type="spellEnd"/>
      <w:r w:rsidRPr="00405C3C">
        <w:rPr>
          <w:rFonts w:ascii="Segoe UI" w:eastAsia="Times New Roman" w:hAnsi="Segoe UI" w:cs="Segoe UI"/>
          <w:b/>
          <w:bCs/>
          <w:color w:val="006699"/>
          <w:sz w:val="24"/>
          <w:szCs w:val="24"/>
          <w:bdr w:val="none" w:sz="0" w:space="0" w:color="auto" w:frame="1"/>
          <w:lang w:eastAsia="en-IN"/>
        </w:rPr>
        <w:t>&gt;</w:t>
      </w:r>
      <w:r w:rsidRPr="00405C3C">
        <w:rPr>
          <w:rFonts w:ascii="Segoe UI" w:eastAsia="Times New Roman" w:hAnsi="Segoe UI" w:cs="Segoe UI"/>
          <w:color w:val="000000"/>
          <w:sz w:val="24"/>
          <w:szCs w:val="24"/>
          <w:bdr w:val="none" w:sz="0" w:space="0" w:color="auto" w:frame="1"/>
          <w:lang w:eastAsia="en-IN"/>
        </w:rPr>
        <w:t>Amount </w:t>
      </w:r>
      <w:proofErr w:type="gramStart"/>
      <w:r w:rsidRPr="00405C3C">
        <w:rPr>
          <w:rFonts w:ascii="Segoe UI" w:eastAsia="Times New Roman" w:hAnsi="Segoe UI" w:cs="Segoe UI"/>
          <w:color w:val="000000"/>
          <w:sz w:val="24"/>
          <w:szCs w:val="24"/>
          <w:bdr w:val="none" w:sz="0" w:space="0" w:color="auto" w:frame="1"/>
          <w:lang w:eastAsia="en-IN"/>
        </w:rPr>
        <w:t>is:</w:t>
      </w:r>
      <w:proofErr w:type="gramEnd"/>
      <w:r w:rsidRPr="00405C3C">
        <w:rPr>
          <w:rFonts w:ascii="Segoe UI" w:eastAsia="Times New Roman" w:hAnsi="Segoe UI" w:cs="Segoe UI"/>
          <w:b/>
          <w:bCs/>
          <w:color w:val="006699"/>
          <w:sz w:val="24"/>
          <w:szCs w:val="24"/>
          <w:bdr w:val="none" w:sz="0" w:space="0" w:color="auto" w:frame="1"/>
          <w:lang w:eastAsia="en-IN"/>
        </w:rPr>
        <w:t>&lt;/</w:t>
      </w:r>
      <w:proofErr w:type="spellStart"/>
      <w:r w:rsidRPr="00405C3C">
        <w:rPr>
          <w:rFonts w:ascii="Segoe UI" w:eastAsia="Times New Roman" w:hAnsi="Segoe UI" w:cs="Segoe UI"/>
          <w:b/>
          <w:bCs/>
          <w:color w:val="006699"/>
          <w:sz w:val="24"/>
          <w:szCs w:val="24"/>
          <w:bdr w:val="none" w:sz="0" w:space="0" w:color="auto" w:frame="1"/>
          <w:lang w:eastAsia="en-IN"/>
        </w:rPr>
        <w:t>i</w:t>
      </w:r>
      <w:proofErr w:type="spellEnd"/>
      <w:r w:rsidRPr="00405C3C">
        <w:rPr>
          <w:rFonts w:ascii="Segoe UI" w:eastAsia="Times New Roman" w:hAnsi="Segoe UI" w:cs="Segoe UI"/>
          <w:b/>
          <w:bCs/>
          <w:color w:val="006699"/>
          <w:sz w:val="24"/>
          <w:szCs w:val="24"/>
          <w:bdr w:val="none" w:sz="0" w:space="0" w:color="auto" w:frame="1"/>
          <w:lang w:eastAsia="en-IN"/>
        </w:rPr>
        <w:t>&gt;</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&lt;</w:t>
      </w:r>
      <w:proofErr w:type="spellStart"/>
      <w:r w:rsidRPr="00405C3C">
        <w:rPr>
          <w:rFonts w:ascii="Segoe UI" w:eastAsia="Times New Roman" w:hAnsi="Segoe UI" w:cs="Segoe UI"/>
          <w:b/>
          <w:bCs/>
          <w:color w:val="006699"/>
          <w:sz w:val="24"/>
          <w:szCs w:val="24"/>
          <w:bdr w:val="none" w:sz="0" w:space="0" w:color="auto" w:frame="1"/>
          <w:lang w:eastAsia="en-IN"/>
        </w:rPr>
        <w:t>c:out</w:t>
      </w:r>
      <w:proofErr w:type="spellEnd"/>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color w:val="FF0000"/>
          <w:sz w:val="24"/>
          <w:szCs w:val="24"/>
          <w:bdr w:val="none" w:sz="0" w:space="0" w:color="auto" w:frame="1"/>
          <w:lang w:eastAsia="en-IN"/>
        </w:rPr>
        <w:t>value</w:t>
      </w:r>
      <w:r w:rsidRPr="00405C3C">
        <w:rPr>
          <w:rFonts w:ascii="Segoe UI" w:eastAsia="Times New Roman" w:hAnsi="Segoe UI" w:cs="Segoe UI"/>
          <w:color w:val="000000"/>
          <w:sz w:val="24"/>
          <w:szCs w:val="24"/>
          <w:bdr w:val="none" w:sz="0" w:space="0" w:color="auto" w:frame="1"/>
          <w:lang w:eastAsia="en-IN"/>
        </w:rPr>
        <w:t>=</w:t>
      </w:r>
      <w:r w:rsidRPr="00405C3C">
        <w:rPr>
          <w:rFonts w:ascii="Segoe UI" w:eastAsia="Times New Roman" w:hAnsi="Segoe UI" w:cs="Segoe UI"/>
          <w:color w:val="0000FF"/>
          <w:sz w:val="24"/>
          <w:szCs w:val="24"/>
          <w:bdr w:val="none" w:sz="0" w:space="0" w:color="auto" w:frame="1"/>
          <w:lang w:eastAsia="en-IN"/>
        </w:rPr>
        <w:t>"${j}"</w:t>
      </w: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/&gt;&lt;/p&gt;</w:t>
      </w: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color w:val="000000"/>
          <w:sz w:val="24"/>
          <w:szCs w:val="24"/>
          <w:bdr w:val="none" w:sz="0" w:space="0" w:color="auto" w:frame="1"/>
          <w:lang w:eastAsia="en-IN"/>
        </w:rPr>
        <w:t>  </w:t>
      </w:r>
      <w:r w:rsidRPr="00405C3C">
        <w:rPr>
          <w:rFonts w:ascii="Segoe UI" w:eastAsia="Times New Roman" w:hAnsi="Segoe UI" w:cs="Segoe UI"/>
          <w:b/>
          <w:bCs/>
          <w:color w:val="006699"/>
          <w:sz w:val="24"/>
          <w:szCs w:val="24"/>
          <w:bdr w:val="none" w:sz="0" w:space="0" w:color="auto" w:frame="1"/>
          <w:lang w:eastAsia="en-IN"/>
        </w:rPr>
        <w:t>&lt;/body&gt;</w:t>
      </w:r>
      <w:r w:rsidRPr="00405C3C">
        <w:rPr>
          <w:rFonts w:ascii="Segoe UI" w:eastAsia="Times New Roman" w:hAnsi="Segoe UI" w:cs="Segoe UI"/>
          <w:color w:val="000000"/>
          <w:sz w:val="24"/>
          <w:szCs w:val="24"/>
          <w:bdr w:val="none" w:sz="0" w:space="0" w:color="auto" w:frame="1"/>
          <w:lang w:eastAsia="en-IN"/>
        </w:rPr>
        <w:t>  </w:t>
      </w:r>
    </w:p>
    <w:p w:rsidR="00405C3C" w:rsidRPr="00405C3C" w:rsidRDefault="00405C3C" w:rsidP="00F134CD">
      <w:pPr>
        <w:spacing w:after="12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b/>
          <w:bCs/>
          <w:color w:val="006699"/>
          <w:sz w:val="24"/>
          <w:szCs w:val="24"/>
          <w:bdr w:val="none" w:sz="0" w:space="0" w:color="auto" w:frame="1"/>
          <w:lang w:eastAsia="en-IN"/>
        </w:rPr>
        <w:t>&lt;/html&gt;</w:t>
      </w:r>
      <w:r w:rsidRPr="00405C3C">
        <w:rPr>
          <w:rFonts w:ascii="Segoe UI" w:eastAsia="Times New Roman" w:hAnsi="Segoe UI" w:cs="Segoe UI"/>
          <w:color w:val="000000"/>
          <w:sz w:val="24"/>
          <w:szCs w:val="24"/>
          <w:bdr w:val="none" w:sz="0" w:space="0" w:color="auto" w:frame="1"/>
          <w:lang w:eastAsia="en-IN"/>
        </w:rPr>
        <w:t>  </w:t>
      </w:r>
    </w:p>
    <w:p w:rsidR="00F134CD" w:rsidRDefault="00405C3C" w:rsidP="00F134C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405C3C">
        <w:rPr>
          <w:rFonts w:ascii="Segoe UI" w:eastAsia="Times New Roman" w:hAnsi="Segoe UI" w:cs="Segoe UI"/>
          <w:color w:val="333333"/>
          <w:sz w:val="24"/>
          <w:szCs w:val="24"/>
          <w:lang w:eastAsia="en-IN"/>
        </w:rPr>
        <w:t>Output:</w:t>
      </w:r>
    </w:p>
    <w:p w:rsidR="00405C3C" w:rsidRPr="00405C3C" w:rsidRDefault="00405C3C" w:rsidP="00F134CD">
      <w:pPr>
        <w:shd w:val="clear" w:color="auto" w:fill="FFFFFF"/>
        <w:spacing w:before="100" w:beforeAutospacing="1" w:after="100" w:afterAutospacing="1" w:line="240" w:lineRule="auto"/>
        <w:jc w:val="both"/>
        <w:rPr>
          <w:rFonts w:ascii="Segoe UI" w:eastAsia="Times New Roman" w:hAnsi="Segoe UI" w:cs="Segoe UI"/>
          <w:color w:val="000000"/>
          <w:sz w:val="24"/>
          <w:szCs w:val="24"/>
          <w:lang w:eastAsia="en-IN"/>
        </w:rPr>
      </w:pPr>
      <w:r w:rsidRPr="00405C3C">
        <w:rPr>
          <w:rFonts w:ascii="Segoe UI" w:eastAsia="Times New Roman" w:hAnsi="Segoe UI" w:cs="Segoe UI"/>
          <w:color w:val="000000"/>
          <w:sz w:val="24"/>
          <w:szCs w:val="24"/>
          <w:bdr w:val="none" w:sz="0" w:space="0" w:color="auto" w:frame="1"/>
          <w:lang w:eastAsia="en-IN"/>
        </w:rPr>
        <w:t>The </w:t>
      </w:r>
      <w:proofErr w:type="spellStart"/>
      <w:r w:rsidRPr="00405C3C">
        <w:rPr>
          <w:rFonts w:ascii="Segoe UI" w:eastAsia="Times New Roman" w:hAnsi="Segoe UI" w:cs="Segoe UI"/>
          <w:color w:val="000000"/>
          <w:sz w:val="24"/>
          <w:szCs w:val="24"/>
          <w:bdr w:val="none" w:sz="0" w:space="0" w:color="auto" w:frame="1"/>
          <w:lang w:eastAsia="en-IN"/>
        </w:rPr>
        <w:t>fmt</w:t>
      </w:r>
      <w:proofErr w:type="gramStart"/>
      <w:r w:rsidRPr="00405C3C">
        <w:rPr>
          <w:rFonts w:ascii="Segoe UI" w:eastAsia="Times New Roman" w:hAnsi="Segoe UI" w:cs="Segoe UI"/>
          <w:color w:val="000000"/>
          <w:sz w:val="24"/>
          <w:szCs w:val="24"/>
          <w:bdr w:val="none" w:sz="0" w:space="0" w:color="auto" w:frame="1"/>
          <w:lang w:eastAsia="en-IN"/>
        </w:rPr>
        <w:t>:parseNumber</w:t>
      </w:r>
      <w:proofErr w:type="spellEnd"/>
      <w:proofErr w:type="gramEnd"/>
      <w:r w:rsidRPr="00405C3C">
        <w:rPr>
          <w:rFonts w:ascii="Segoe UI" w:eastAsia="Times New Roman" w:hAnsi="Segoe UI" w:cs="Segoe UI"/>
          <w:color w:val="000000"/>
          <w:sz w:val="24"/>
          <w:szCs w:val="24"/>
          <w:bdr w:val="none" w:sz="0" w:space="0" w:color="auto" w:frame="1"/>
          <w:lang w:eastAsia="en-IN"/>
        </w:rPr>
        <w:t> tag Example is:  </w:t>
      </w:r>
    </w:p>
    <w:p w:rsidR="00405C3C" w:rsidRPr="00405C3C" w:rsidRDefault="00405C3C" w:rsidP="00F134CD">
      <w:pPr>
        <w:spacing w:after="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color w:val="000000"/>
          <w:sz w:val="24"/>
          <w:szCs w:val="24"/>
          <w:bdr w:val="none" w:sz="0" w:space="0" w:color="auto" w:frame="1"/>
          <w:lang w:eastAsia="en-IN"/>
        </w:rPr>
        <w:t>Amount is: 786.97  </w:t>
      </w:r>
    </w:p>
    <w:p w:rsidR="00405C3C" w:rsidRPr="00405C3C" w:rsidRDefault="00405C3C" w:rsidP="00F134CD">
      <w:pPr>
        <w:spacing w:after="120" w:line="375" w:lineRule="atLeast"/>
        <w:jc w:val="both"/>
        <w:rPr>
          <w:rFonts w:ascii="Segoe UI" w:eastAsia="Times New Roman" w:hAnsi="Segoe UI" w:cs="Segoe UI"/>
          <w:color w:val="000000"/>
          <w:sz w:val="24"/>
          <w:szCs w:val="24"/>
          <w:lang w:eastAsia="en-IN"/>
        </w:rPr>
      </w:pPr>
      <w:r w:rsidRPr="00405C3C">
        <w:rPr>
          <w:rFonts w:ascii="Segoe UI" w:eastAsia="Times New Roman" w:hAnsi="Segoe UI" w:cs="Segoe UI"/>
          <w:color w:val="000000"/>
          <w:sz w:val="24"/>
          <w:szCs w:val="24"/>
          <w:bdr w:val="none" w:sz="0" w:space="0" w:color="auto" w:frame="1"/>
          <w:lang w:eastAsia="en-IN"/>
        </w:rPr>
        <w:t>Amount is: 786  </w:t>
      </w:r>
    </w:p>
    <w:p w:rsidR="0010635D" w:rsidRDefault="0010635D" w:rsidP="00BC462D">
      <w:pPr>
        <w:spacing w:after="0" w:line="240" w:lineRule="auto"/>
        <w:rPr>
          <w:rFonts w:ascii="Times New Roman" w:eastAsia="Times New Roman" w:hAnsi="Times New Roman" w:cs="Times New Roman"/>
          <w:sz w:val="24"/>
          <w:szCs w:val="24"/>
          <w:lang w:eastAsia="en-IN"/>
        </w:rPr>
      </w:pPr>
    </w:p>
    <w:p w:rsidR="0010635D" w:rsidRPr="0010635D" w:rsidRDefault="0010635D" w:rsidP="0010635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10635D">
        <w:rPr>
          <w:rFonts w:ascii="Helvetica" w:eastAsia="Times New Roman" w:hAnsi="Helvetica" w:cs="Helvetica"/>
          <w:color w:val="610B38"/>
          <w:kern w:val="36"/>
          <w:sz w:val="44"/>
          <w:szCs w:val="44"/>
          <w:lang w:eastAsia="en-IN"/>
        </w:rPr>
        <w:t>JSTL Formatting &lt;</w:t>
      </w:r>
      <w:proofErr w:type="spellStart"/>
      <w:r w:rsidRPr="0010635D">
        <w:rPr>
          <w:rFonts w:ascii="Helvetica" w:eastAsia="Times New Roman" w:hAnsi="Helvetica" w:cs="Helvetica"/>
          <w:color w:val="610B38"/>
          <w:kern w:val="36"/>
          <w:sz w:val="44"/>
          <w:szCs w:val="44"/>
          <w:lang w:eastAsia="en-IN"/>
        </w:rPr>
        <w:t>fmt</w:t>
      </w:r>
      <w:proofErr w:type="gramStart"/>
      <w:r w:rsidRPr="0010635D">
        <w:rPr>
          <w:rFonts w:ascii="Helvetica" w:eastAsia="Times New Roman" w:hAnsi="Helvetica" w:cs="Helvetica"/>
          <w:color w:val="610B38"/>
          <w:kern w:val="36"/>
          <w:sz w:val="44"/>
          <w:szCs w:val="44"/>
          <w:lang w:eastAsia="en-IN"/>
        </w:rPr>
        <w:t>:timeZone</w:t>
      </w:r>
      <w:proofErr w:type="spellEnd"/>
      <w:proofErr w:type="gramEnd"/>
      <w:r w:rsidRPr="0010635D">
        <w:rPr>
          <w:rFonts w:ascii="Helvetica" w:eastAsia="Times New Roman" w:hAnsi="Helvetica" w:cs="Helvetica"/>
          <w:color w:val="610B38"/>
          <w:kern w:val="36"/>
          <w:sz w:val="44"/>
          <w:szCs w:val="44"/>
          <w:lang w:eastAsia="en-IN"/>
        </w:rPr>
        <w:t>&gt; Tag</w:t>
      </w:r>
    </w:p>
    <w:p w:rsidR="0010635D" w:rsidRPr="0010635D" w:rsidRDefault="0010635D" w:rsidP="0010635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0635D">
        <w:rPr>
          <w:rFonts w:ascii="Segoe UI" w:eastAsia="Times New Roman" w:hAnsi="Segoe UI" w:cs="Segoe UI"/>
          <w:color w:val="333333"/>
          <w:sz w:val="24"/>
          <w:szCs w:val="24"/>
          <w:lang w:eastAsia="en-IN"/>
        </w:rPr>
        <w:t>The &lt;</w:t>
      </w:r>
      <w:proofErr w:type="spellStart"/>
      <w:r w:rsidRPr="0010635D">
        <w:rPr>
          <w:rFonts w:ascii="Segoe UI" w:eastAsia="Times New Roman" w:hAnsi="Segoe UI" w:cs="Segoe UI"/>
          <w:color w:val="333333"/>
          <w:sz w:val="24"/>
          <w:szCs w:val="24"/>
          <w:lang w:eastAsia="en-IN"/>
        </w:rPr>
        <w:t>fmt</w:t>
      </w:r>
      <w:proofErr w:type="gramStart"/>
      <w:r w:rsidRPr="0010635D">
        <w:rPr>
          <w:rFonts w:ascii="Segoe UI" w:eastAsia="Times New Roman" w:hAnsi="Segoe UI" w:cs="Segoe UI"/>
          <w:color w:val="333333"/>
          <w:sz w:val="24"/>
          <w:szCs w:val="24"/>
          <w:lang w:eastAsia="en-IN"/>
        </w:rPr>
        <w:t>:timeZone</w:t>
      </w:r>
      <w:proofErr w:type="spellEnd"/>
      <w:proofErr w:type="gramEnd"/>
      <w:r w:rsidRPr="0010635D">
        <w:rPr>
          <w:rFonts w:ascii="Segoe UI" w:eastAsia="Times New Roman" w:hAnsi="Segoe UI" w:cs="Segoe UI"/>
          <w:color w:val="333333"/>
          <w:sz w:val="24"/>
          <w:szCs w:val="24"/>
          <w:lang w:eastAsia="en-IN"/>
        </w:rPr>
        <w:t>&gt; tag specifies the parsing action nested in its body or the time zone for any time formatting. It is used for specify the time zone information used for time formatting operations.</w:t>
      </w:r>
    </w:p>
    <w:p w:rsidR="0010635D" w:rsidRPr="0010635D" w:rsidRDefault="0010635D" w:rsidP="0010635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0635D">
        <w:rPr>
          <w:rFonts w:ascii="Segoe UI" w:eastAsia="Times New Roman" w:hAnsi="Segoe UI" w:cs="Segoe UI"/>
          <w:b/>
          <w:bCs/>
          <w:color w:val="333333"/>
          <w:sz w:val="24"/>
          <w:szCs w:val="24"/>
          <w:lang w:eastAsia="en-IN"/>
        </w:rPr>
        <w:t>The syntax used for including the &lt;</w:t>
      </w:r>
      <w:proofErr w:type="spellStart"/>
      <w:r w:rsidRPr="0010635D">
        <w:rPr>
          <w:rFonts w:ascii="Segoe UI" w:eastAsia="Times New Roman" w:hAnsi="Segoe UI" w:cs="Segoe UI"/>
          <w:b/>
          <w:bCs/>
          <w:color w:val="333333"/>
          <w:sz w:val="24"/>
          <w:szCs w:val="24"/>
          <w:lang w:eastAsia="en-IN"/>
        </w:rPr>
        <w:t>fmt</w:t>
      </w:r>
      <w:proofErr w:type="gramStart"/>
      <w:r w:rsidRPr="0010635D">
        <w:rPr>
          <w:rFonts w:ascii="Segoe UI" w:eastAsia="Times New Roman" w:hAnsi="Segoe UI" w:cs="Segoe UI"/>
          <w:b/>
          <w:bCs/>
          <w:color w:val="333333"/>
          <w:sz w:val="24"/>
          <w:szCs w:val="24"/>
          <w:lang w:eastAsia="en-IN"/>
        </w:rPr>
        <w:t>:timeZone</w:t>
      </w:r>
      <w:proofErr w:type="spellEnd"/>
      <w:proofErr w:type="gramEnd"/>
      <w:r w:rsidRPr="0010635D">
        <w:rPr>
          <w:rFonts w:ascii="Segoe UI" w:eastAsia="Times New Roman" w:hAnsi="Segoe UI" w:cs="Segoe UI"/>
          <w:b/>
          <w:bCs/>
          <w:color w:val="333333"/>
          <w:sz w:val="24"/>
          <w:szCs w:val="24"/>
          <w:lang w:eastAsia="en-IN"/>
        </w:rPr>
        <w:t>&gt; tag is:</w:t>
      </w:r>
    </w:p>
    <w:p w:rsidR="0010635D" w:rsidRPr="0010635D" w:rsidRDefault="0010635D" w:rsidP="00F134CD">
      <w:pPr>
        <w:spacing w:after="12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b/>
          <w:bCs/>
          <w:color w:val="006699"/>
          <w:sz w:val="24"/>
          <w:szCs w:val="24"/>
          <w:bdr w:val="none" w:sz="0" w:space="0" w:color="auto" w:frame="1"/>
          <w:lang w:eastAsia="en-IN"/>
        </w:rPr>
        <w:t>&lt;</w:t>
      </w:r>
      <w:proofErr w:type="spellStart"/>
      <w:r w:rsidRPr="0010635D">
        <w:rPr>
          <w:rFonts w:ascii="Segoe UI" w:eastAsia="Times New Roman" w:hAnsi="Segoe UI" w:cs="Segoe UI"/>
          <w:b/>
          <w:bCs/>
          <w:color w:val="006699"/>
          <w:sz w:val="24"/>
          <w:szCs w:val="24"/>
          <w:bdr w:val="none" w:sz="0" w:space="0" w:color="auto" w:frame="1"/>
          <w:lang w:eastAsia="en-IN"/>
        </w:rPr>
        <w:t>fmt</w:t>
      </w:r>
      <w:proofErr w:type="gramStart"/>
      <w:r w:rsidRPr="0010635D">
        <w:rPr>
          <w:rFonts w:ascii="Segoe UI" w:eastAsia="Times New Roman" w:hAnsi="Segoe UI" w:cs="Segoe UI"/>
          <w:b/>
          <w:bCs/>
          <w:color w:val="006699"/>
          <w:sz w:val="24"/>
          <w:szCs w:val="24"/>
          <w:bdr w:val="none" w:sz="0" w:space="0" w:color="auto" w:frame="1"/>
          <w:lang w:eastAsia="en-IN"/>
        </w:rPr>
        <w:t>:timeZone</w:t>
      </w:r>
      <w:proofErr w:type="spellEnd"/>
      <w:proofErr w:type="gramEnd"/>
      <w:r w:rsidRPr="0010635D">
        <w:rPr>
          <w:rFonts w:ascii="Segoe UI" w:eastAsia="Times New Roman" w:hAnsi="Segoe UI" w:cs="Segoe UI"/>
          <w:color w:val="000000"/>
          <w:sz w:val="24"/>
          <w:szCs w:val="24"/>
          <w:bdr w:val="none" w:sz="0" w:space="0" w:color="auto" w:frame="1"/>
          <w:lang w:eastAsia="en-IN"/>
        </w:rPr>
        <w:t> attributes</w:t>
      </w:r>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body content </w:t>
      </w:r>
      <w:r w:rsidRPr="0010635D">
        <w:rPr>
          <w:rFonts w:ascii="Segoe UI" w:eastAsia="Times New Roman" w:hAnsi="Segoe UI" w:cs="Segoe UI"/>
          <w:b/>
          <w:bCs/>
          <w:color w:val="006699"/>
          <w:sz w:val="24"/>
          <w:szCs w:val="24"/>
          <w:bdr w:val="none" w:sz="0" w:space="0" w:color="auto" w:frame="1"/>
          <w:lang w:eastAsia="en-IN"/>
        </w:rPr>
        <w:t>&lt;/</w:t>
      </w:r>
      <w:proofErr w:type="spellStart"/>
      <w:r w:rsidRPr="0010635D">
        <w:rPr>
          <w:rFonts w:ascii="Segoe UI" w:eastAsia="Times New Roman" w:hAnsi="Segoe UI" w:cs="Segoe UI"/>
          <w:b/>
          <w:bCs/>
          <w:color w:val="006699"/>
          <w:sz w:val="24"/>
          <w:szCs w:val="24"/>
          <w:bdr w:val="none" w:sz="0" w:space="0" w:color="auto" w:frame="1"/>
          <w:lang w:eastAsia="en-IN"/>
        </w:rPr>
        <w:t>fmt:timeZone</w:t>
      </w:r>
      <w:proofErr w:type="spellEnd"/>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10635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10635D">
        <w:rPr>
          <w:rFonts w:ascii="Segoe UI" w:eastAsia="Times New Roman" w:hAnsi="Segoe UI" w:cs="Segoe UI"/>
          <w:color w:val="333333"/>
          <w:sz w:val="24"/>
          <w:szCs w:val="24"/>
          <w:lang w:eastAsia="en-IN"/>
        </w:rPr>
        <w:t>Let's see the simple example to understand the formatting &lt;</w:t>
      </w:r>
      <w:proofErr w:type="spellStart"/>
      <w:r w:rsidRPr="0010635D">
        <w:rPr>
          <w:rFonts w:ascii="Segoe UI" w:eastAsia="Times New Roman" w:hAnsi="Segoe UI" w:cs="Segoe UI"/>
          <w:color w:val="333333"/>
          <w:sz w:val="24"/>
          <w:szCs w:val="24"/>
          <w:lang w:eastAsia="en-IN"/>
        </w:rPr>
        <w:t>fmt</w:t>
      </w:r>
      <w:proofErr w:type="gramStart"/>
      <w:r w:rsidRPr="0010635D">
        <w:rPr>
          <w:rFonts w:ascii="Segoe UI" w:eastAsia="Times New Roman" w:hAnsi="Segoe UI" w:cs="Segoe UI"/>
          <w:color w:val="333333"/>
          <w:sz w:val="24"/>
          <w:szCs w:val="24"/>
          <w:lang w:eastAsia="en-IN"/>
        </w:rPr>
        <w:t>:timeZone</w:t>
      </w:r>
      <w:proofErr w:type="spellEnd"/>
      <w:proofErr w:type="gramEnd"/>
      <w:r w:rsidRPr="0010635D">
        <w:rPr>
          <w:rFonts w:ascii="Segoe UI" w:eastAsia="Times New Roman" w:hAnsi="Segoe UI" w:cs="Segoe UI"/>
          <w:color w:val="333333"/>
          <w:sz w:val="24"/>
          <w:szCs w:val="24"/>
          <w:lang w:eastAsia="en-IN"/>
        </w:rPr>
        <w:t>&gt; tag:</w:t>
      </w:r>
    </w:p>
    <w:p w:rsidR="0010635D" w:rsidRPr="0010635D" w:rsidRDefault="0010635D" w:rsidP="00F134CD">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b/>
          <w:bCs/>
          <w:color w:val="006699"/>
          <w:sz w:val="24"/>
          <w:szCs w:val="24"/>
          <w:bdr w:val="none" w:sz="0" w:space="0" w:color="auto" w:frame="1"/>
          <w:lang w:eastAsia="en-IN"/>
        </w:rPr>
        <w:t>&lt;</w:t>
      </w:r>
      <w:r w:rsidRPr="0010635D">
        <w:rPr>
          <w:rFonts w:ascii="Segoe UI" w:eastAsia="Times New Roman" w:hAnsi="Segoe UI" w:cs="Segoe UI"/>
          <w:color w:val="000000"/>
          <w:sz w:val="24"/>
          <w:szCs w:val="24"/>
          <w:bdr w:val="none" w:sz="0" w:space="0" w:color="auto" w:frame="1"/>
          <w:lang w:eastAsia="en-IN"/>
        </w:rPr>
        <w:t>%@ taglib </w:t>
      </w:r>
      <w:r w:rsidRPr="0010635D">
        <w:rPr>
          <w:rFonts w:ascii="Segoe UI" w:eastAsia="Times New Roman" w:hAnsi="Segoe UI" w:cs="Segoe UI"/>
          <w:color w:val="FF0000"/>
          <w:sz w:val="24"/>
          <w:szCs w:val="24"/>
          <w:bdr w:val="none" w:sz="0" w:space="0" w:color="auto" w:frame="1"/>
          <w:lang w:eastAsia="en-IN"/>
        </w:rPr>
        <w:t>uri</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"http://java.sun.com/jsp/jstl/core"</w:t>
      </w: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color w:val="FF0000"/>
          <w:sz w:val="24"/>
          <w:szCs w:val="24"/>
          <w:bdr w:val="none" w:sz="0" w:space="0" w:color="auto" w:frame="1"/>
          <w:lang w:eastAsia="en-IN"/>
        </w:rPr>
        <w:t>prefix</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"c"</w:t>
      </w: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F134CD">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b/>
          <w:bCs/>
          <w:color w:val="006699"/>
          <w:sz w:val="24"/>
          <w:szCs w:val="24"/>
          <w:bdr w:val="none" w:sz="0" w:space="0" w:color="auto" w:frame="1"/>
          <w:lang w:eastAsia="en-IN"/>
        </w:rPr>
        <w:t>&lt;</w:t>
      </w:r>
      <w:r w:rsidRPr="0010635D">
        <w:rPr>
          <w:rFonts w:ascii="Segoe UI" w:eastAsia="Times New Roman" w:hAnsi="Segoe UI" w:cs="Segoe UI"/>
          <w:color w:val="000000"/>
          <w:sz w:val="24"/>
          <w:szCs w:val="24"/>
          <w:bdr w:val="none" w:sz="0" w:space="0" w:color="auto" w:frame="1"/>
          <w:lang w:eastAsia="en-IN"/>
        </w:rPr>
        <w:t>%@ taglib </w:t>
      </w:r>
      <w:r w:rsidRPr="0010635D">
        <w:rPr>
          <w:rFonts w:ascii="Segoe UI" w:eastAsia="Times New Roman" w:hAnsi="Segoe UI" w:cs="Segoe UI"/>
          <w:color w:val="FF0000"/>
          <w:sz w:val="24"/>
          <w:szCs w:val="24"/>
          <w:bdr w:val="none" w:sz="0" w:space="0" w:color="auto" w:frame="1"/>
          <w:lang w:eastAsia="en-IN"/>
        </w:rPr>
        <w:t>uri</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"http://java.sun.com/jsp/jstl/fmt"</w:t>
      </w: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color w:val="FF0000"/>
          <w:sz w:val="24"/>
          <w:szCs w:val="24"/>
          <w:bdr w:val="none" w:sz="0" w:space="0" w:color="auto" w:frame="1"/>
          <w:lang w:eastAsia="en-IN"/>
        </w:rPr>
        <w:t>prefix</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"fmt"</w:t>
      </w: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F134CD">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b/>
          <w:bCs/>
          <w:color w:val="006699"/>
          <w:sz w:val="24"/>
          <w:szCs w:val="24"/>
          <w:bdr w:val="none" w:sz="0" w:space="0" w:color="auto" w:frame="1"/>
          <w:lang w:eastAsia="en-IN"/>
        </w:rPr>
        <w:t>&lt;</w:t>
      </w:r>
      <w:proofErr w:type="gramStart"/>
      <w:r w:rsidRPr="0010635D">
        <w:rPr>
          <w:rFonts w:ascii="Segoe UI" w:eastAsia="Times New Roman" w:hAnsi="Segoe UI" w:cs="Segoe UI"/>
          <w:b/>
          <w:bCs/>
          <w:color w:val="006699"/>
          <w:sz w:val="24"/>
          <w:szCs w:val="24"/>
          <w:bdr w:val="none" w:sz="0" w:space="0" w:color="auto" w:frame="1"/>
          <w:lang w:eastAsia="en-IN"/>
        </w:rPr>
        <w:t>html</w:t>
      </w:r>
      <w:proofErr w:type="gramEnd"/>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F134CD">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w:t>
      </w:r>
      <w:proofErr w:type="gramStart"/>
      <w:r w:rsidRPr="0010635D">
        <w:rPr>
          <w:rFonts w:ascii="Segoe UI" w:eastAsia="Times New Roman" w:hAnsi="Segoe UI" w:cs="Segoe UI"/>
          <w:b/>
          <w:bCs/>
          <w:color w:val="006699"/>
          <w:sz w:val="24"/>
          <w:szCs w:val="24"/>
          <w:bdr w:val="none" w:sz="0" w:space="0" w:color="auto" w:frame="1"/>
          <w:lang w:eastAsia="en-IN"/>
        </w:rPr>
        <w:t>head</w:t>
      </w:r>
      <w:proofErr w:type="gramEnd"/>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F134CD">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w:t>
      </w:r>
      <w:proofErr w:type="gramStart"/>
      <w:r w:rsidRPr="0010635D">
        <w:rPr>
          <w:rFonts w:ascii="Segoe UI" w:eastAsia="Times New Roman" w:hAnsi="Segoe UI" w:cs="Segoe UI"/>
          <w:b/>
          <w:bCs/>
          <w:color w:val="006699"/>
          <w:sz w:val="24"/>
          <w:szCs w:val="24"/>
          <w:bdr w:val="none" w:sz="0" w:space="0" w:color="auto" w:frame="1"/>
          <w:lang w:eastAsia="en-IN"/>
        </w:rPr>
        <w:t>title&gt;</w:t>
      </w:r>
      <w:proofErr w:type="spellStart"/>
      <w:proofErr w:type="gramEnd"/>
      <w:r w:rsidRPr="0010635D">
        <w:rPr>
          <w:rFonts w:ascii="Segoe UI" w:eastAsia="Times New Roman" w:hAnsi="Segoe UI" w:cs="Segoe UI"/>
          <w:color w:val="000000"/>
          <w:sz w:val="24"/>
          <w:szCs w:val="24"/>
          <w:bdr w:val="none" w:sz="0" w:space="0" w:color="auto" w:frame="1"/>
          <w:lang w:eastAsia="en-IN"/>
        </w:rPr>
        <w:t>fmt:timeZone</w:t>
      </w:r>
      <w:proofErr w:type="spellEnd"/>
      <w:r w:rsidRPr="0010635D">
        <w:rPr>
          <w:rFonts w:ascii="Segoe UI" w:eastAsia="Times New Roman" w:hAnsi="Segoe UI" w:cs="Segoe UI"/>
          <w:color w:val="000000"/>
          <w:sz w:val="24"/>
          <w:szCs w:val="24"/>
          <w:bdr w:val="none" w:sz="0" w:space="0" w:color="auto" w:frame="1"/>
          <w:lang w:eastAsia="en-IN"/>
        </w:rPr>
        <w:t> Tag</w:t>
      </w:r>
      <w:r w:rsidRPr="0010635D">
        <w:rPr>
          <w:rFonts w:ascii="Segoe UI" w:eastAsia="Times New Roman" w:hAnsi="Segoe UI" w:cs="Segoe UI"/>
          <w:b/>
          <w:bCs/>
          <w:color w:val="006699"/>
          <w:sz w:val="24"/>
          <w:szCs w:val="24"/>
          <w:bdr w:val="none" w:sz="0" w:space="0" w:color="auto" w:frame="1"/>
          <w:lang w:eastAsia="en-IN"/>
        </w:rPr>
        <w:t>&lt;/title&gt;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F134CD">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&lt;/head&gt;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w:t>
      </w:r>
      <w:proofErr w:type="gramStart"/>
      <w:r w:rsidRPr="0010635D">
        <w:rPr>
          <w:rFonts w:ascii="Segoe UI" w:eastAsia="Times New Roman" w:hAnsi="Segoe UI" w:cs="Segoe UI"/>
          <w:b/>
          <w:bCs/>
          <w:color w:val="006699"/>
          <w:sz w:val="24"/>
          <w:szCs w:val="24"/>
          <w:bdr w:val="none" w:sz="0" w:space="0" w:color="auto" w:frame="1"/>
          <w:lang w:eastAsia="en-IN"/>
        </w:rPr>
        <w:t>body</w:t>
      </w:r>
      <w:proofErr w:type="gramEnd"/>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w:t>
      </w:r>
      <w:proofErr w:type="spellStart"/>
      <w:r w:rsidRPr="0010635D">
        <w:rPr>
          <w:rFonts w:ascii="Segoe UI" w:eastAsia="Times New Roman" w:hAnsi="Segoe UI" w:cs="Segoe UI"/>
          <w:b/>
          <w:bCs/>
          <w:color w:val="006699"/>
          <w:sz w:val="24"/>
          <w:szCs w:val="24"/>
          <w:bdr w:val="none" w:sz="0" w:space="0" w:color="auto" w:frame="1"/>
          <w:lang w:eastAsia="en-IN"/>
        </w:rPr>
        <w:t>c</w:t>
      </w:r>
      <w:proofErr w:type="gramStart"/>
      <w:r w:rsidRPr="0010635D">
        <w:rPr>
          <w:rFonts w:ascii="Segoe UI" w:eastAsia="Times New Roman" w:hAnsi="Segoe UI" w:cs="Segoe UI"/>
          <w:b/>
          <w:bCs/>
          <w:color w:val="006699"/>
          <w:sz w:val="24"/>
          <w:szCs w:val="24"/>
          <w:bdr w:val="none" w:sz="0" w:space="0" w:color="auto" w:frame="1"/>
          <w:lang w:eastAsia="en-IN"/>
        </w:rPr>
        <w:t>:set</w:t>
      </w:r>
      <w:proofErr w:type="spellEnd"/>
      <w:proofErr w:type="gramEnd"/>
      <w:r w:rsidRPr="0010635D">
        <w:rPr>
          <w:rFonts w:ascii="Segoe UI" w:eastAsia="Times New Roman" w:hAnsi="Segoe UI" w:cs="Segoe UI"/>
          <w:color w:val="000000"/>
          <w:sz w:val="24"/>
          <w:szCs w:val="24"/>
          <w:bdr w:val="none" w:sz="0" w:space="0" w:color="auto" w:frame="1"/>
          <w:lang w:eastAsia="en-IN"/>
        </w:rPr>
        <w:t> </w:t>
      </w:r>
      <w:proofErr w:type="spellStart"/>
      <w:r w:rsidRPr="0010635D">
        <w:rPr>
          <w:rFonts w:ascii="Segoe UI" w:eastAsia="Times New Roman" w:hAnsi="Segoe UI" w:cs="Segoe UI"/>
          <w:color w:val="FF0000"/>
          <w:sz w:val="24"/>
          <w:szCs w:val="24"/>
          <w:bdr w:val="none" w:sz="0" w:space="0" w:color="auto" w:frame="1"/>
          <w:lang w:eastAsia="en-IN"/>
        </w:rPr>
        <w:t>var</w:t>
      </w:r>
      <w:proofErr w:type="spellEnd"/>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w:t>
      </w:r>
      <w:proofErr w:type="spellStart"/>
      <w:r w:rsidRPr="0010635D">
        <w:rPr>
          <w:rFonts w:ascii="Segoe UI" w:eastAsia="Times New Roman" w:hAnsi="Segoe UI" w:cs="Segoe UI"/>
          <w:color w:val="0000FF"/>
          <w:sz w:val="24"/>
          <w:szCs w:val="24"/>
          <w:bdr w:val="none" w:sz="0" w:space="0" w:color="auto" w:frame="1"/>
          <w:lang w:eastAsia="en-IN"/>
        </w:rPr>
        <w:t>str</w:t>
      </w:r>
      <w:proofErr w:type="spellEnd"/>
      <w:r w:rsidRPr="0010635D">
        <w:rPr>
          <w:rFonts w:ascii="Segoe UI" w:eastAsia="Times New Roman" w:hAnsi="Segoe UI" w:cs="Segoe UI"/>
          <w:color w:val="0000FF"/>
          <w:sz w:val="24"/>
          <w:szCs w:val="24"/>
          <w:bdr w:val="none" w:sz="0" w:space="0" w:color="auto" w:frame="1"/>
          <w:lang w:eastAsia="en-IN"/>
        </w:rPr>
        <w:t>"</w:t>
      </w: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color w:val="FF0000"/>
          <w:sz w:val="24"/>
          <w:szCs w:val="24"/>
          <w:bdr w:val="none" w:sz="0" w:space="0" w:color="auto" w:frame="1"/>
          <w:lang w:eastAsia="en-IN"/>
        </w:rPr>
        <w:t>value</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"&lt;%=new </w:t>
      </w:r>
      <w:proofErr w:type="spellStart"/>
      <w:r w:rsidRPr="0010635D">
        <w:rPr>
          <w:rFonts w:ascii="Segoe UI" w:eastAsia="Times New Roman" w:hAnsi="Segoe UI" w:cs="Segoe UI"/>
          <w:color w:val="0000FF"/>
          <w:sz w:val="24"/>
          <w:szCs w:val="24"/>
          <w:bdr w:val="none" w:sz="0" w:space="0" w:color="auto" w:frame="1"/>
          <w:lang w:eastAsia="en-IN"/>
        </w:rPr>
        <w:t>java.util.Date</w:t>
      </w:r>
      <w:proofErr w:type="spellEnd"/>
      <w:r w:rsidRPr="0010635D">
        <w:rPr>
          <w:rFonts w:ascii="Segoe UI" w:eastAsia="Times New Roman" w:hAnsi="Segoe UI" w:cs="Segoe UI"/>
          <w:color w:val="0000FF"/>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&lt;table</w:t>
      </w: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color w:val="FF0000"/>
          <w:sz w:val="24"/>
          <w:szCs w:val="24"/>
          <w:bdr w:val="none" w:sz="0" w:space="0" w:color="auto" w:frame="1"/>
          <w:lang w:eastAsia="en-IN"/>
        </w:rPr>
        <w:t>border</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"2"</w:t>
      </w: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color w:val="FF0000"/>
          <w:sz w:val="24"/>
          <w:szCs w:val="24"/>
          <w:bdr w:val="none" w:sz="0" w:space="0" w:color="auto" w:frame="1"/>
          <w:lang w:eastAsia="en-IN"/>
        </w:rPr>
        <w:t>width</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w:t>
      </w:r>
      <w:proofErr w:type="gramStart"/>
      <w:r w:rsidRPr="0010635D">
        <w:rPr>
          <w:rFonts w:ascii="Segoe UI" w:eastAsia="Times New Roman" w:hAnsi="Segoe UI" w:cs="Segoe UI"/>
          <w:color w:val="0000FF"/>
          <w:sz w:val="24"/>
          <w:szCs w:val="24"/>
          <w:bdr w:val="none" w:sz="0" w:space="0" w:color="auto" w:frame="1"/>
          <w:lang w:eastAsia="en-IN"/>
        </w:rPr>
        <w:t>100%</w:t>
      </w:r>
      <w:proofErr w:type="gramEnd"/>
      <w:r w:rsidRPr="0010635D">
        <w:rPr>
          <w:rFonts w:ascii="Segoe UI" w:eastAsia="Times New Roman" w:hAnsi="Segoe UI" w:cs="Segoe UI"/>
          <w:color w:val="0000FF"/>
          <w:sz w:val="24"/>
          <w:szCs w:val="24"/>
          <w:bdr w:val="none" w:sz="0" w:space="0" w:color="auto" w:frame="1"/>
          <w:lang w:eastAsia="en-IN"/>
        </w:rPr>
        <w:t>"</w:t>
      </w:r>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w:t>
      </w:r>
      <w:proofErr w:type="spellStart"/>
      <w:proofErr w:type="gramStart"/>
      <w:r w:rsidRPr="0010635D">
        <w:rPr>
          <w:rFonts w:ascii="Segoe UI" w:eastAsia="Times New Roman" w:hAnsi="Segoe UI" w:cs="Segoe UI"/>
          <w:b/>
          <w:bCs/>
          <w:color w:val="006699"/>
          <w:sz w:val="24"/>
          <w:szCs w:val="24"/>
          <w:bdr w:val="none" w:sz="0" w:space="0" w:color="auto" w:frame="1"/>
          <w:lang w:eastAsia="en-IN"/>
        </w:rPr>
        <w:t>tr</w:t>
      </w:r>
      <w:proofErr w:type="spellEnd"/>
      <w:proofErr w:type="gramEnd"/>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&lt;td</w:t>
      </w: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color w:val="FF0000"/>
          <w:sz w:val="24"/>
          <w:szCs w:val="24"/>
          <w:bdr w:val="none" w:sz="0" w:space="0" w:color="auto" w:frame="1"/>
          <w:lang w:eastAsia="en-IN"/>
        </w:rPr>
        <w:t>width</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"100%"</w:t>
      </w:r>
      <w:r w:rsidRPr="0010635D">
        <w:rPr>
          <w:rFonts w:ascii="Segoe UI" w:eastAsia="Times New Roman" w:hAnsi="Segoe UI" w:cs="Segoe UI"/>
          <w:color w:val="000000"/>
          <w:sz w:val="24"/>
          <w:szCs w:val="24"/>
          <w:bdr w:val="none" w:sz="0" w:space="0" w:color="auto" w:frame="1"/>
          <w:lang w:eastAsia="en-IN"/>
        </w:rPr>
        <w:t> </w:t>
      </w:r>
      <w:proofErr w:type="spellStart"/>
      <w:r w:rsidRPr="0010635D">
        <w:rPr>
          <w:rFonts w:ascii="Segoe UI" w:eastAsia="Times New Roman" w:hAnsi="Segoe UI" w:cs="Segoe UI"/>
          <w:color w:val="FF0000"/>
          <w:sz w:val="24"/>
          <w:szCs w:val="24"/>
          <w:bdr w:val="none" w:sz="0" w:space="0" w:color="auto" w:frame="1"/>
          <w:lang w:eastAsia="en-IN"/>
        </w:rPr>
        <w:t>colspan</w:t>
      </w:r>
      <w:proofErr w:type="spellEnd"/>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"2"</w:t>
      </w:r>
      <w:r w:rsidRPr="0010635D">
        <w:rPr>
          <w:rFonts w:ascii="Segoe UI" w:eastAsia="Times New Roman" w:hAnsi="Segoe UI" w:cs="Segoe UI"/>
          <w:color w:val="000000"/>
          <w:sz w:val="24"/>
          <w:szCs w:val="24"/>
          <w:bdr w:val="none" w:sz="0" w:space="0" w:color="auto" w:frame="1"/>
          <w:lang w:eastAsia="en-IN"/>
        </w:rPr>
        <w:t> </w:t>
      </w:r>
      <w:proofErr w:type="spellStart"/>
      <w:r w:rsidRPr="0010635D">
        <w:rPr>
          <w:rFonts w:ascii="Segoe UI" w:eastAsia="Times New Roman" w:hAnsi="Segoe UI" w:cs="Segoe UI"/>
          <w:color w:val="FF0000"/>
          <w:sz w:val="24"/>
          <w:szCs w:val="24"/>
          <w:bdr w:val="none" w:sz="0" w:space="0" w:color="auto" w:frame="1"/>
          <w:lang w:eastAsia="en-IN"/>
        </w:rPr>
        <w:t>bgcolor</w:t>
      </w:r>
      <w:proofErr w:type="spellEnd"/>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"#FF7F50"</w:t>
      </w:r>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&lt;p</w:t>
      </w: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color w:val="FF0000"/>
          <w:sz w:val="24"/>
          <w:szCs w:val="24"/>
          <w:bdr w:val="none" w:sz="0" w:space="0" w:color="auto" w:frame="1"/>
          <w:lang w:eastAsia="en-IN"/>
        </w:rPr>
        <w:t>align</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w:t>
      </w:r>
      <w:proofErr w:type="spellStart"/>
      <w:r w:rsidRPr="0010635D">
        <w:rPr>
          <w:rFonts w:ascii="Segoe UI" w:eastAsia="Times New Roman" w:hAnsi="Segoe UI" w:cs="Segoe UI"/>
          <w:color w:val="0000FF"/>
          <w:sz w:val="24"/>
          <w:szCs w:val="24"/>
          <w:bdr w:val="none" w:sz="0" w:space="0" w:color="auto" w:frame="1"/>
          <w:lang w:eastAsia="en-IN"/>
        </w:rPr>
        <w:t>center</w:t>
      </w:r>
      <w:proofErr w:type="spellEnd"/>
      <w:r w:rsidRPr="0010635D">
        <w:rPr>
          <w:rFonts w:ascii="Segoe UI" w:eastAsia="Times New Roman" w:hAnsi="Segoe UI" w:cs="Segoe UI"/>
          <w:color w:val="0000FF"/>
          <w:sz w:val="24"/>
          <w:szCs w:val="24"/>
          <w:bdr w:val="none" w:sz="0" w:space="0" w:color="auto" w:frame="1"/>
          <w:lang w:eastAsia="en-IN"/>
        </w:rPr>
        <w:t>"</w:t>
      </w:r>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&lt;b&gt;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&lt;font</w:t>
      </w:r>
      <w:r w:rsidRPr="0010635D">
        <w:rPr>
          <w:rFonts w:ascii="Segoe UI" w:eastAsia="Times New Roman" w:hAnsi="Segoe UI" w:cs="Segoe UI"/>
          <w:color w:val="000000"/>
          <w:sz w:val="24"/>
          <w:szCs w:val="24"/>
          <w:bdr w:val="none" w:sz="0" w:space="0" w:color="auto" w:frame="1"/>
          <w:lang w:eastAsia="en-IN"/>
        </w:rPr>
        <w:t> </w:t>
      </w:r>
      <w:proofErr w:type="spellStart"/>
      <w:r w:rsidRPr="0010635D">
        <w:rPr>
          <w:rFonts w:ascii="Segoe UI" w:eastAsia="Times New Roman" w:hAnsi="Segoe UI" w:cs="Segoe UI"/>
          <w:color w:val="FF0000"/>
          <w:sz w:val="24"/>
          <w:szCs w:val="24"/>
          <w:bdr w:val="none" w:sz="0" w:space="0" w:color="auto" w:frame="1"/>
          <w:lang w:eastAsia="en-IN"/>
        </w:rPr>
        <w:t>color</w:t>
      </w:r>
      <w:proofErr w:type="spellEnd"/>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"#000000"</w:t>
      </w: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color w:val="FF0000"/>
          <w:sz w:val="24"/>
          <w:szCs w:val="24"/>
          <w:bdr w:val="none" w:sz="0" w:space="0" w:color="auto" w:frame="1"/>
          <w:lang w:eastAsia="en-IN"/>
        </w:rPr>
        <w:t>size</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"6"</w:t>
      </w:r>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Formatting: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w:t>
      </w:r>
      <w:proofErr w:type="spellStart"/>
      <w:r w:rsidRPr="0010635D">
        <w:rPr>
          <w:rFonts w:ascii="Segoe UI" w:eastAsia="Times New Roman" w:hAnsi="Segoe UI" w:cs="Segoe UI"/>
          <w:b/>
          <w:bCs/>
          <w:color w:val="006699"/>
          <w:sz w:val="24"/>
          <w:szCs w:val="24"/>
          <w:bdr w:val="none" w:sz="0" w:space="0" w:color="auto" w:frame="1"/>
          <w:lang w:eastAsia="en-IN"/>
        </w:rPr>
        <w:t>fmt</w:t>
      </w:r>
      <w:proofErr w:type="gramStart"/>
      <w:r w:rsidRPr="0010635D">
        <w:rPr>
          <w:rFonts w:ascii="Segoe UI" w:eastAsia="Times New Roman" w:hAnsi="Segoe UI" w:cs="Segoe UI"/>
          <w:b/>
          <w:bCs/>
          <w:color w:val="006699"/>
          <w:sz w:val="24"/>
          <w:szCs w:val="24"/>
          <w:bdr w:val="none" w:sz="0" w:space="0" w:color="auto" w:frame="1"/>
          <w:lang w:eastAsia="en-IN"/>
        </w:rPr>
        <w:t>:formatDate</w:t>
      </w:r>
      <w:proofErr w:type="spellEnd"/>
      <w:proofErr w:type="gramEnd"/>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color w:val="FF0000"/>
          <w:sz w:val="24"/>
          <w:szCs w:val="24"/>
          <w:bdr w:val="none" w:sz="0" w:space="0" w:color="auto" w:frame="1"/>
          <w:lang w:eastAsia="en-IN"/>
        </w:rPr>
        <w:t>value</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w:t>
      </w:r>
      <w:proofErr w:type="spellStart"/>
      <w:r w:rsidRPr="0010635D">
        <w:rPr>
          <w:rFonts w:ascii="Segoe UI" w:eastAsia="Times New Roman" w:hAnsi="Segoe UI" w:cs="Segoe UI"/>
          <w:color w:val="0000FF"/>
          <w:sz w:val="24"/>
          <w:szCs w:val="24"/>
          <w:bdr w:val="none" w:sz="0" w:space="0" w:color="auto" w:frame="1"/>
          <w:lang w:eastAsia="en-IN"/>
        </w:rPr>
        <w:t>str</w:t>
      </w:r>
      <w:proofErr w:type="spellEnd"/>
      <w:r w:rsidRPr="0010635D">
        <w:rPr>
          <w:rFonts w:ascii="Segoe UI" w:eastAsia="Times New Roman" w:hAnsi="Segoe UI" w:cs="Segoe UI"/>
          <w:color w:val="0000FF"/>
          <w:sz w:val="24"/>
          <w:szCs w:val="24"/>
          <w:bdr w:val="none" w:sz="0" w:space="0" w:color="auto" w:frame="1"/>
          <w:lang w:eastAsia="en-IN"/>
        </w:rPr>
        <w:t>}"</w:t>
      </w: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color w:val="FF0000"/>
          <w:sz w:val="24"/>
          <w:szCs w:val="24"/>
          <w:bdr w:val="none" w:sz="0" w:space="0" w:color="auto" w:frame="1"/>
          <w:lang w:eastAsia="en-IN"/>
        </w:rPr>
        <w:t>type</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"both"</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proofErr w:type="spellStart"/>
      <w:proofErr w:type="gramStart"/>
      <w:r w:rsidRPr="0010635D">
        <w:rPr>
          <w:rFonts w:ascii="Segoe UI" w:eastAsia="Times New Roman" w:hAnsi="Segoe UI" w:cs="Segoe UI"/>
          <w:color w:val="FF0000"/>
          <w:sz w:val="24"/>
          <w:szCs w:val="24"/>
          <w:bdr w:val="none" w:sz="0" w:space="0" w:color="auto" w:frame="1"/>
          <w:lang w:eastAsia="en-IN"/>
        </w:rPr>
        <w:t>timeStyle</w:t>
      </w:r>
      <w:proofErr w:type="spellEnd"/>
      <w:proofErr w:type="gramEnd"/>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"long"</w:t>
      </w:r>
      <w:r w:rsidRPr="0010635D">
        <w:rPr>
          <w:rFonts w:ascii="Segoe UI" w:eastAsia="Times New Roman" w:hAnsi="Segoe UI" w:cs="Segoe UI"/>
          <w:color w:val="000000"/>
          <w:sz w:val="24"/>
          <w:szCs w:val="24"/>
          <w:bdr w:val="none" w:sz="0" w:space="0" w:color="auto" w:frame="1"/>
          <w:lang w:eastAsia="en-IN"/>
        </w:rPr>
        <w:t> </w:t>
      </w:r>
      <w:proofErr w:type="spellStart"/>
      <w:r w:rsidRPr="0010635D">
        <w:rPr>
          <w:rFonts w:ascii="Segoe UI" w:eastAsia="Times New Roman" w:hAnsi="Segoe UI" w:cs="Segoe UI"/>
          <w:color w:val="FF0000"/>
          <w:sz w:val="24"/>
          <w:szCs w:val="24"/>
          <w:bdr w:val="none" w:sz="0" w:space="0" w:color="auto" w:frame="1"/>
          <w:lang w:eastAsia="en-IN"/>
        </w:rPr>
        <w:t>dateStyle</w:t>
      </w:r>
      <w:proofErr w:type="spellEnd"/>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"long"</w:t>
      </w: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&lt;/font&gt;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&lt;/b&gt;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&lt;/p&gt;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&lt;/td&gt;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w:t>
      </w:r>
      <w:proofErr w:type="spellStart"/>
      <w:proofErr w:type="gramStart"/>
      <w:r w:rsidRPr="0010635D">
        <w:rPr>
          <w:rFonts w:ascii="Segoe UI" w:eastAsia="Times New Roman" w:hAnsi="Segoe UI" w:cs="Segoe UI"/>
          <w:b/>
          <w:bCs/>
          <w:color w:val="006699"/>
          <w:sz w:val="24"/>
          <w:szCs w:val="24"/>
          <w:bdr w:val="none" w:sz="0" w:space="0" w:color="auto" w:frame="1"/>
          <w:lang w:eastAsia="en-IN"/>
        </w:rPr>
        <w:t>tr</w:t>
      </w:r>
      <w:proofErr w:type="spellEnd"/>
      <w:proofErr w:type="gramEnd"/>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w:t>
      </w:r>
      <w:proofErr w:type="spellStart"/>
      <w:r w:rsidRPr="0010635D">
        <w:rPr>
          <w:rFonts w:ascii="Segoe UI" w:eastAsia="Times New Roman" w:hAnsi="Segoe UI" w:cs="Segoe UI"/>
          <w:b/>
          <w:bCs/>
          <w:color w:val="006699"/>
          <w:sz w:val="24"/>
          <w:szCs w:val="24"/>
          <w:bdr w:val="none" w:sz="0" w:space="0" w:color="auto" w:frame="1"/>
          <w:lang w:eastAsia="en-IN"/>
        </w:rPr>
        <w:t>c</w:t>
      </w:r>
      <w:proofErr w:type="gramStart"/>
      <w:r w:rsidRPr="0010635D">
        <w:rPr>
          <w:rFonts w:ascii="Segoe UI" w:eastAsia="Times New Roman" w:hAnsi="Segoe UI" w:cs="Segoe UI"/>
          <w:b/>
          <w:bCs/>
          <w:color w:val="006699"/>
          <w:sz w:val="24"/>
          <w:szCs w:val="24"/>
          <w:bdr w:val="none" w:sz="0" w:space="0" w:color="auto" w:frame="1"/>
          <w:lang w:eastAsia="en-IN"/>
        </w:rPr>
        <w:t>:forEach</w:t>
      </w:r>
      <w:proofErr w:type="spellEnd"/>
      <w:proofErr w:type="gramEnd"/>
      <w:r w:rsidRPr="0010635D">
        <w:rPr>
          <w:rFonts w:ascii="Segoe UI" w:eastAsia="Times New Roman" w:hAnsi="Segoe UI" w:cs="Segoe UI"/>
          <w:color w:val="000000"/>
          <w:sz w:val="24"/>
          <w:szCs w:val="24"/>
          <w:bdr w:val="none" w:sz="0" w:space="0" w:color="auto" w:frame="1"/>
          <w:lang w:eastAsia="en-IN"/>
        </w:rPr>
        <w:t> </w:t>
      </w:r>
      <w:proofErr w:type="spellStart"/>
      <w:r w:rsidRPr="0010635D">
        <w:rPr>
          <w:rFonts w:ascii="Segoe UI" w:eastAsia="Times New Roman" w:hAnsi="Segoe UI" w:cs="Segoe UI"/>
          <w:color w:val="FF0000"/>
          <w:sz w:val="24"/>
          <w:szCs w:val="24"/>
          <w:bdr w:val="none" w:sz="0" w:space="0" w:color="auto" w:frame="1"/>
          <w:lang w:eastAsia="en-IN"/>
        </w:rPr>
        <w:t>var</w:t>
      </w:r>
      <w:proofErr w:type="spellEnd"/>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"zone"</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proofErr w:type="gramStart"/>
      <w:r w:rsidRPr="0010635D">
        <w:rPr>
          <w:rFonts w:ascii="Segoe UI" w:eastAsia="Times New Roman" w:hAnsi="Segoe UI" w:cs="Segoe UI"/>
          <w:color w:val="FF0000"/>
          <w:sz w:val="24"/>
          <w:szCs w:val="24"/>
          <w:bdr w:val="none" w:sz="0" w:space="0" w:color="auto" w:frame="1"/>
          <w:lang w:eastAsia="en-IN"/>
        </w:rPr>
        <w:t>items</w:t>
      </w:r>
      <w:proofErr w:type="gramEnd"/>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"&lt;%=</w:t>
      </w:r>
      <w:proofErr w:type="spellStart"/>
      <w:r w:rsidRPr="0010635D">
        <w:rPr>
          <w:rFonts w:ascii="Segoe UI" w:eastAsia="Times New Roman" w:hAnsi="Segoe UI" w:cs="Segoe UI"/>
          <w:color w:val="0000FF"/>
          <w:sz w:val="24"/>
          <w:szCs w:val="24"/>
          <w:bdr w:val="none" w:sz="0" w:space="0" w:color="auto" w:frame="1"/>
          <w:lang w:eastAsia="en-IN"/>
        </w:rPr>
        <w:t>java.util.TimeZone.getAvailableIDs</w:t>
      </w:r>
      <w:proofErr w:type="spellEnd"/>
      <w:r w:rsidRPr="0010635D">
        <w:rPr>
          <w:rFonts w:ascii="Segoe UI" w:eastAsia="Times New Roman" w:hAnsi="Segoe UI" w:cs="Segoe UI"/>
          <w:color w:val="0000FF"/>
          <w:sz w:val="24"/>
          <w:szCs w:val="24"/>
          <w:bdr w:val="none" w:sz="0" w:space="0" w:color="auto" w:frame="1"/>
          <w:lang w:eastAsia="en-IN"/>
        </w:rPr>
        <w:t>()%&gt;"</w:t>
      </w:r>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w:t>
      </w:r>
      <w:proofErr w:type="spellStart"/>
      <w:proofErr w:type="gramStart"/>
      <w:r w:rsidRPr="0010635D">
        <w:rPr>
          <w:rFonts w:ascii="Segoe UI" w:eastAsia="Times New Roman" w:hAnsi="Segoe UI" w:cs="Segoe UI"/>
          <w:b/>
          <w:bCs/>
          <w:color w:val="006699"/>
          <w:sz w:val="24"/>
          <w:szCs w:val="24"/>
          <w:bdr w:val="none" w:sz="0" w:space="0" w:color="auto" w:frame="1"/>
          <w:lang w:eastAsia="en-IN"/>
        </w:rPr>
        <w:t>tr</w:t>
      </w:r>
      <w:proofErr w:type="spellEnd"/>
      <w:proofErr w:type="gramEnd"/>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&lt;td</w:t>
      </w: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color w:val="FF0000"/>
          <w:sz w:val="24"/>
          <w:szCs w:val="24"/>
          <w:bdr w:val="none" w:sz="0" w:space="0" w:color="auto" w:frame="1"/>
          <w:lang w:eastAsia="en-IN"/>
        </w:rPr>
        <w:t>width</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"50%"</w:t>
      </w:r>
      <w:proofErr w:type="gramStart"/>
      <w:r w:rsidRPr="0010635D">
        <w:rPr>
          <w:rFonts w:ascii="Segoe UI" w:eastAsia="Times New Roman" w:hAnsi="Segoe UI" w:cs="Segoe UI"/>
          <w:color w:val="000000"/>
          <w:sz w:val="24"/>
          <w:szCs w:val="24"/>
          <w:bdr w:val="none" w:sz="0" w:space="0" w:color="auto" w:frame="1"/>
          <w:lang w:eastAsia="en-IN"/>
        </w:rPr>
        <w:t>  </w:t>
      </w:r>
      <w:proofErr w:type="spellStart"/>
      <w:r w:rsidRPr="0010635D">
        <w:rPr>
          <w:rFonts w:ascii="Segoe UI" w:eastAsia="Times New Roman" w:hAnsi="Segoe UI" w:cs="Segoe UI"/>
          <w:color w:val="FF0000"/>
          <w:sz w:val="24"/>
          <w:szCs w:val="24"/>
          <w:bdr w:val="none" w:sz="0" w:space="0" w:color="auto" w:frame="1"/>
          <w:lang w:eastAsia="en-IN"/>
        </w:rPr>
        <w:t>bgcolor</w:t>
      </w:r>
      <w:proofErr w:type="spellEnd"/>
      <w:proofErr w:type="gramEnd"/>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"#C0C0C0"</w:t>
      </w:r>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w:t>
      </w:r>
      <w:proofErr w:type="spellStart"/>
      <w:r w:rsidRPr="0010635D">
        <w:rPr>
          <w:rFonts w:ascii="Segoe UI" w:eastAsia="Times New Roman" w:hAnsi="Segoe UI" w:cs="Segoe UI"/>
          <w:b/>
          <w:bCs/>
          <w:color w:val="006699"/>
          <w:sz w:val="24"/>
          <w:szCs w:val="24"/>
          <w:bdr w:val="none" w:sz="0" w:space="0" w:color="auto" w:frame="1"/>
          <w:lang w:eastAsia="en-IN"/>
        </w:rPr>
        <w:t>c</w:t>
      </w:r>
      <w:proofErr w:type="gramStart"/>
      <w:r w:rsidRPr="0010635D">
        <w:rPr>
          <w:rFonts w:ascii="Segoe UI" w:eastAsia="Times New Roman" w:hAnsi="Segoe UI" w:cs="Segoe UI"/>
          <w:b/>
          <w:bCs/>
          <w:color w:val="006699"/>
          <w:sz w:val="24"/>
          <w:szCs w:val="24"/>
          <w:bdr w:val="none" w:sz="0" w:space="0" w:color="auto" w:frame="1"/>
          <w:lang w:eastAsia="en-IN"/>
        </w:rPr>
        <w:t>:out</w:t>
      </w:r>
      <w:proofErr w:type="spellEnd"/>
      <w:proofErr w:type="gramEnd"/>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color w:val="FF0000"/>
          <w:sz w:val="24"/>
          <w:szCs w:val="24"/>
          <w:bdr w:val="none" w:sz="0" w:space="0" w:color="auto" w:frame="1"/>
          <w:lang w:eastAsia="en-IN"/>
        </w:rPr>
        <w:t>value</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"${zone}"</w:t>
      </w: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&lt;/td&gt;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&lt;td</w:t>
      </w: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color w:val="FF0000"/>
          <w:sz w:val="24"/>
          <w:szCs w:val="24"/>
          <w:bdr w:val="none" w:sz="0" w:space="0" w:color="auto" w:frame="1"/>
          <w:lang w:eastAsia="en-IN"/>
        </w:rPr>
        <w:t>width</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"50%"</w:t>
      </w:r>
      <w:r w:rsidRPr="0010635D">
        <w:rPr>
          <w:rFonts w:ascii="Segoe UI" w:eastAsia="Times New Roman" w:hAnsi="Segoe UI" w:cs="Segoe UI"/>
          <w:color w:val="000000"/>
          <w:sz w:val="24"/>
          <w:szCs w:val="24"/>
          <w:bdr w:val="none" w:sz="0" w:space="0" w:color="auto" w:frame="1"/>
          <w:lang w:eastAsia="en-IN"/>
        </w:rPr>
        <w:t> </w:t>
      </w:r>
      <w:proofErr w:type="spellStart"/>
      <w:r w:rsidRPr="0010635D">
        <w:rPr>
          <w:rFonts w:ascii="Segoe UI" w:eastAsia="Times New Roman" w:hAnsi="Segoe UI" w:cs="Segoe UI"/>
          <w:color w:val="FF0000"/>
          <w:sz w:val="24"/>
          <w:szCs w:val="24"/>
          <w:bdr w:val="none" w:sz="0" w:space="0" w:color="auto" w:frame="1"/>
          <w:lang w:eastAsia="en-IN"/>
        </w:rPr>
        <w:t>bgcolor</w:t>
      </w:r>
      <w:proofErr w:type="spellEnd"/>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"#FFEBCD"</w:t>
      </w:r>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w:t>
      </w:r>
      <w:proofErr w:type="spellStart"/>
      <w:r w:rsidRPr="0010635D">
        <w:rPr>
          <w:rFonts w:ascii="Segoe UI" w:eastAsia="Times New Roman" w:hAnsi="Segoe UI" w:cs="Segoe UI"/>
          <w:b/>
          <w:bCs/>
          <w:color w:val="006699"/>
          <w:sz w:val="24"/>
          <w:szCs w:val="24"/>
          <w:bdr w:val="none" w:sz="0" w:space="0" w:color="auto" w:frame="1"/>
          <w:lang w:eastAsia="en-IN"/>
        </w:rPr>
        <w:t>fmt</w:t>
      </w:r>
      <w:proofErr w:type="gramStart"/>
      <w:r w:rsidRPr="0010635D">
        <w:rPr>
          <w:rFonts w:ascii="Segoe UI" w:eastAsia="Times New Roman" w:hAnsi="Segoe UI" w:cs="Segoe UI"/>
          <w:b/>
          <w:bCs/>
          <w:color w:val="006699"/>
          <w:sz w:val="24"/>
          <w:szCs w:val="24"/>
          <w:bdr w:val="none" w:sz="0" w:space="0" w:color="auto" w:frame="1"/>
          <w:lang w:eastAsia="en-IN"/>
        </w:rPr>
        <w:t>:timeZone</w:t>
      </w:r>
      <w:proofErr w:type="spellEnd"/>
      <w:proofErr w:type="gramEnd"/>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color w:val="FF0000"/>
          <w:sz w:val="24"/>
          <w:szCs w:val="24"/>
          <w:bdr w:val="none" w:sz="0" w:space="0" w:color="auto" w:frame="1"/>
          <w:lang w:eastAsia="en-IN"/>
        </w:rPr>
        <w:t>value</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"${zone}"</w:t>
      </w:r>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w:t>
      </w:r>
      <w:proofErr w:type="spellStart"/>
      <w:r w:rsidRPr="0010635D">
        <w:rPr>
          <w:rFonts w:ascii="Segoe UI" w:eastAsia="Times New Roman" w:hAnsi="Segoe UI" w:cs="Segoe UI"/>
          <w:b/>
          <w:bCs/>
          <w:color w:val="006699"/>
          <w:sz w:val="24"/>
          <w:szCs w:val="24"/>
          <w:bdr w:val="none" w:sz="0" w:space="0" w:color="auto" w:frame="1"/>
          <w:lang w:eastAsia="en-IN"/>
        </w:rPr>
        <w:t>fmt</w:t>
      </w:r>
      <w:proofErr w:type="gramStart"/>
      <w:r w:rsidRPr="0010635D">
        <w:rPr>
          <w:rFonts w:ascii="Segoe UI" w:eastAsia="Times New Roman" w:hAnsi="Segoe UI" w:cs="Segoe UI"/>
          <w:b/>
          <w:bCs/>
          <w:color w:val="006699"/>
          <w:sz w:val="24"/>
          <w:szCs w:val="24"/>
          <w:bdr w:val="none" w:sz="0" w:space="0" w:color="auto" w:frame="1"/>
          <w:lang w:eastAsia="en-IN"/>
        </w:rPr>
        <w:t>:formatDate</w:t>
      </w:r>
      <w:proofErr w:type="spellEnd"/>
      <w:proofErr w:type="gramEnd"/>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color w:val="FF0000"/>
          <w:sz w:val="24"/>
          <w:szCs w:val="24"/>
          <w:bdr w:val="none" w:sz="0" w:space="0" w:color="auto" w:frame="1"/>
          <w:lang w:eastAsia="en-IN"/>
        </w:rPr>
        <w:t>value</w:t>
      </w:r>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w:t>
      </w:r>
      <w:proofErr w:type="spellStart"/>
      <w:r w:rsidRPr="0010635D">
        <w:rPr>
          <w:rFonts w:ascii="Segoe UI" w:eastAsia="Times New Roman" w:hAnsi="Segoe UI" w:cs="Segoe UI"/>
          <w:color w:val="0000FF"/>
          <w:sz w:val="24"/>
          <w:szCs w:val="24"/>
          <w:bdr w:val="none" w:sz="0" w:space="0" w:color="auto" w:frame="1"/>
          <w:lang w:eastAsia="en-IN"/>
        </w:rPr>
        <w:t>str</w:t>
      </w:r>
      <w:proofErr w:type="spellEnd"/>
      <w:r w:rsidRPr="0010635D">
        <w:rPr>
          <w:rFonts w:ascii="Segoe UI" w:eastAsia="Times New Roman" w:hAnsi="Segoe UI" w:cs="Segoe UI"/>
          <w:color w:val="0000FF"/>
          <w:sz w:val="24"/>
          <w:szCs w:val="24"/>
          <w:bdr w:val="none" w:sz="0" w:space="0" w:color="auto" w:frame="1"/>
          <w:lang w:eastAsia="en-IN"/>
        </w:rPr>
        <w:t>}"</w:t>
      </w:r>
      <w:r w:rsidRPr="0010635D">
        <w:rPr>
          <w:rFonts w:ascii="Segoe UI" w:eastAsia="Times New Roman" w:hAnsi="Segoe UI" w:cs="Segoe UI"/>
          <w:color w:val="000000"/>
          <w:sz w:val="24"/>
          <w:szCs w:val="24"/>
          <w:bdr w:val="none" w:sz="0" w:space="0" w:color="auto" w:frame="1"/>
          <w:lang w:eastAsia="en-IN"/>
        </w:rPr>
        <w:t> </w:t>
      </w:r>
      <w:proofErr w:type="spellStart"/>
      <w:r w:rsidRPr="0010635D">
        <w:rPr>
          <w:rFonts w:ascii="Segoe UI" w:eastAsia="Times New Roman" w:hAnsi="Segoe UI" w:cs="Segoe UI"/>
          <w:color w:val="FF0000"/>
          <w:sz w:val="24"/>
          <w:szCs w:val="24"/>
          <w:bdr w:val="none" w:sz="0" w:space="0" w:color="auto" w:frame="1"/>
          <w:lang w:eastAsia="en-IN"/>
        </w:rPr>
        <w:t>timeZone</w:t>
      </w:r>
      <w:proofErr w:type="spellEnd"/>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w:t>
      </w:r>
      <w:proofErr w:type="spellStart"/>
      <w:r w:rsidRPr="0010635D">
        <w:rPr>
          <w:rFonts w:ascii="Segoe UI" w:eastAsia="Times New Roman" w:hAnsi="Segoe UI" w:cs="Segoe UI"/>
          <w:color w:val="0000FF"/>
          <w:sz w:val="24"/>
          <w:szCs w:val="24"/>
          <w:bdr w:val="none" w:sz="0" w:space="0" w:color="auto" w:frame="1"/>
          <w:lang w:eastAsia="en-IN"/>
        </w:rPr>
        <w:t>zn</w:t>
      </w:r>
      <w:proofErr w:type="spellEnd"/>
      <w:r w:rsidRPr="0010635D">
        <w:rPr>
          <w:rFonts w:ascii="Segoe UI" w:eastAsia="Times New Roman" w:hAnsi="Segoe UI" w:cs="Segoe UI"/>
          <w:color w:val="0000FF"/>
          <w:sz w:val="24"/>
          <w:szCs w:val="24"/>
          <w:bdr w:val="none" w:sz="0" w:space="0" w:color="auto" w:frame="1"/>
          <w:lang w:eastAsia="en-IN"/>
        </w:rPr>
        <w: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proofErr w:type="gramStart"/>
      <w:r w:rsidRPr="0010635D">
        <w:rPr>
          <w:rFonts w:ascii="Segoe UI" w:eastAsia="Times New Roman" w:hAnsi="Segoe UI" w:cs="Segoe UI"/>
          <w:color w:val="FF0000"/>
          <w:sz w:val="24"/>
          <w:szCs w:val="24"/>
          <w:bdr w:val="none" w:sz="0" w:space="0" w:color="auto" w:frame="1"/>
          <w:lang w:eastAsia="en-IN"/>
        </w:rPr>
        <w:t>type</w:t>
      </w:r>
      <w:proofErr w:type="gramEnd"/>
      <w:r w:rsidRPr="0010635D">
        <w:rPr>
          <w:rFonts w:ascii="Segoe UI" w:eastAsia="Times New Roman" w:hAnsi="Segoe UI" w:cs="Segoe UI"/>
          <w:color w:val="000000"/>
          <w:sz w:val="24"/>
          <w:szCs w:val="24"/>
          <w:bdr w:val="none" w:sz="0" w:space="0" w:color="auto" w:frame="1"/>
          <w:lang w:eastAsia="en-IN"/>
        </w:rPr>
        <w:t>=</w:t>
      </w:r>
      <w:r w:rsidRPr="0010635D">
        <w:rPr>
          <w:rFonts w:ascii="Segoe UI" w:eastAsia="Times New Roman" w:hAnsi="Segoe UI" w:cs="Segoe UI"/>
          <w:color w:val="0000FF"/>
          <w:sz w:val="24"/>
          <w:szCs w:val="24"/>
          <w:bdr w:val="none" w:sz="0" w:space="0" w:color="auto" w:frame="1"/>
          <w:lang w:eastAsia="en-IN"/>
        </w:rPr>
        <w:t>"both"</w:t>
      </w:r>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w:t>
      </w:r>
      <w:proofErr w:type="spellStart"/>
      <w:r w:rsidRPr="0010635D">
        <w:rPr>
          <w:rFonts w:ascii="Segoe UI" w:eastAsia="Times New Roman" w:hAnsi="Segoe UI" w:cs="Segoe UI"/>
          <w:b/>
          <w:bCs/>
          <w:color w:val="006699"/>
          <w:sz w:val="24"/>
          <w:szCs w:val="24"/>
          <w:bdr w:val="none" w:sz="0" w:space="0" w:color="auto" w:frame="1"/>
          <w:lang w:eastAsia="en-IN"/>
        </w:rPr>
        <w:t>fmt</w:t>
      </w:r>
      <w:proofErr w:type="gramStart"/>
      <w:r w:rsidRPr="0010635D">
        <w:rPr>
          <w:rFonts w:ascii="Segoe UI" w:eastAsia="Times New Roman" w:hAnsi="Segoe UI" w:cs="Segoe UI"/>
          <w:b/>
          <w:bCs/>
          <w:color w:val="006699"/>
          <w:sz w:val="24"/>
          <w:szCs w:val="24"/>
          <w:bdr w:val="none" w:sz="0" w:space="0" w:color="auto" w:frame="1"/>
          <w:lang w:eastAsia="en-IN"/>
        </w:rPr>
        <w:t>:timeZone</w:t>
      </w:r>
      <w:proofErr w:type="spellEnd"/>
      <w:proofErr w:type="gramEnd"/>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&lt;/td&gt;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w:t>
      </w:r>
      <w:proofErr w:type="spellStart"/>
      <w:proofErr w:type="gramStart"/>
      <w:r w:rsidRPr="0010635D">
        <w:rPr>
          <w:rFonts w:ascii="Segoe UI" w:eastAsia="Times New Roman" w:hAnsi="Segoe UI" w:cs="Segoe UI"/>
          <w:b/>
          <w:bCs/>
          <w:color w:val="006699"/>
          <w:sz w:val="24"/>
          <w:szCs w:val="24"/>
          <w:bdr w:val="none" w:sz="0" w:space="0" w:color="auto" w:frame="1"/>
          <w:lang w:eastAsia="en-IN"/>
        </w:rPr>
        <w:t>tr</w:t>
      </w:r>
      <w:proofErr w:type="spellEnd"/>
      <w:proofErr w:type="gramEnd"/>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w:t>
      </w:r>
      <w:proofErr w:type="spellStart"/>
      <w:r w:rsidRPr="0010635D">
        <w:rPr>
          <w:rFonts w:ascii="Segoe UI" w:eastAsia="Times New Roman" w:hAnsi="Segoe UI" w:cs="Segoe UI"/>
          <w:b/>
          <w:bCs/>
          <w:color w:val="006699"/>
          <w:sz w:val="24"/>
          <w:szCs w:val="24"/>
          <w:bdr w:val="none" w:sz="0" w:space="0" w:color="auto" w:frame="1"/>
          <w:lang w:eastAsia="en-IN"/>
        </w:rPr>
        <w:t>c</w:t>
      </w:r>
      <w:proofErr w:type="gramStart"/>
      <w:r w:rsidRPr="0010635D">
        <w:rPr>
          <w:rFonts w:ascii="Segoe UI" w:eastAsia="Times New Roman" w:hAnsi="Segoe UI" w:cs="Segoe UI"/>
          <w:b/>
          <w:bCs/>
          <w:color w:val="006699"/>
          <w:sz w:val="24"/>
          <w:szCs w:val="24"/>
          <w:bdr w:val="none" w:sz="0" w:space="0" w:color="auto" w:frame="1"/>
          <w:lang w:eastAsia="en-IN"/>
        </w:rPr>
        <w:t>:forEach</w:t>
      </w:r>
      <w:proofErr w:type="spellEnd"/>
      <w:proofErr w:type="gramEnd"/>
      <w:r w:rsidRPr="0010635D">
        <w:rPr>
          <w:rFonts w:ascii="Segoe UI" w:eastAsia="Times New Roman" w:hAnsi="Segoe UI" w:cs="Segoe UI"/>
          <w:b/>
          <w:bCs/>
          <w:color w:val="006699"/>
          <w:sz w:val="24"/>
          <w:szCs w:val="24"/>
          <w:bdr w:val="none" w:sz="0" w:space="0" w:color="auto" w:frame="1"/>
          <w:lang w:eastAsia="en-IN"/>
        </w:rPr>
        <w:t>&gt;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&lt;/table&gt;</w:t>
      </w:r>
      <w:r w:rsidRPr="0010635D">
        <w:rPr>
          <w:rFonts w:ascii="Segoe UI" w:eastAsia="Times New Roman" w:hAnsi="Segoe UI" w:cs="Segoe UI"/>
          <w:color w:val="000000"/>
          <w:sz w:val="24"/>
          <w:szCs w:val="24"/>
          <w:bdr w:val="none" w:sz="0" w:space="0" w:color="auto" w:frame="1"/>
          <w:lang w:eastAsia="en-IN"/>
        </w:rPr>
        <w:t>  </w:t>
      </w:r>
    </w:p>
    <w:p w:rsidR="0010635D" w:rsidRPr="0010635D" w:rsidRDefault="0010635D" w:rsidP="000D7B89">
      <w:pPr>
        <w:spacing w:after="0" w:line="375" w:lineRule="atLeast"/>
        <w:jc w:val="both"/>
        <w:rPr>
          <w:rFonts w:ascii="Segoe UI" w:eastAsia="Times New Roman" w:hAnsi="Segoe UI" w:cs="Segoe UI"/>
          <w:color w:val="000000"/>
          <w:sz w:val="24"/>
          <w:szCs w:val="24"/>
          <w:lang w:eastAsia="en-IN"/>
        </w:rPr>
      </w:pPr>
      <w:r w:rsidRPr="0010635D">
        <w:rPr>
          <w:rFonts w:ascii="Segoe UI" w:eastAsia="Times New Roman" w:hAnsi="Segoe UI" w:cs="Segoe UI"/>
          <w:color w:val="000000"/>
          <w:sz w:val="24"/>
          <w:szCs w:val="24"/>
          <w:bdr w:val="none" w:sz="0" w:space="0" w:color="auto" w:frame="1"/>
          <w:lang w:eastAsia="en-IN"/>
        </w:rPr>
        <w:t>  </w:t>
      </w:r>
      <w:r w:rsidRPr="0010635D">
        <w:rPr>
          <w:rFonts w:ascii="Segoe UI" w:eastAsia="Times New Roman" w:hAnsi="Segoe UI" w:cs="Segoe UI"/>
          <w:b/>
          <w:bCs/>
          <w:color w:val="006699"/>
          <w:sz w:val="24"/>
          <w:szCs w:val="24"/>
          <w:bdr w:val="none" w:sz="0" w:space="0" w:color="auto" w:frame="1"/>
          <w:lang w:eastAsia="en-IN"/>
        </w:rPr>
        <w:t>&lt;/body&gt;</w:t>
      </w:r>
      <w:r w:rsidRPr="0010635D">
        <w:rPr>
          <w:rFonts w:ascii="Segoe UI" w:eastAsia="Times New Roman" w:hAnsi="Segoe UI" w:cs="Segoe UI"/>
          <w:color w:val="000000"/>
          <w:sz w:val="24"/>
          <w:szCs w:val="24"/>
          <w:bdr w:val="none" w:sz="0" w:space="0" w:color="auto" w:frame="1"/>
          <w:lang w:eastAsia="en-IN"/>
        </w:rPr>
        <w:t>  </w:t>
      </w:r>
    </w:p>
    <w:p w:rsidR="001F41A2" w:rsidRPr="000D7B89" w:rsidRDefault="0010635D" w:rsidP="000D7B89">
      <w:pPr>
        <w:spacing w:after="120" w:line="375" w:lineRule="atLeast"/>
        <w:jc w:val="both"/>
        <w:rPr>
          <w:ins w:id="1" w:author="Unknown"/>
          <w:rFonts w:ascii="Segoe UI" w:eastAsia="Times New Roman" w:hAnsi="Segoe UI" w:cs="Segoe UI"/>
          <w:color w:val="000000"/>
          <w:sz w:val="24"/>
          <w:szCs w:val="24"/>
          <w:lang w:eastAsia="en-IN"/>
        </w:rPr>
      </w:pPr>
      <w:r w:rsidRPr="0010635D">
        <w:rPr>
          <w:rFonts w:ascii="Segoe UI" w:eastAsia="Times New Roman" w:hAnsi="Segoe UI" w:cs="Segoe UI"/>
          <w:b/>
          <w:bCs/>
          <w:color w:val="006699"/>
          <w:sz w:val="24"/>
          <w:szCs w:val="24"/>
          <w:bdr w:val="none" w:sz="0" w:space="0" w:color="auto" w:frame="1"/>
          <w:lang w:eastAsia="en-IN"/>
        </w:rPr>
        <w:t>&lt;/html&gt;</w:t>
      </w:r>
      <w:r w:rsidR="00F134CD">
        <w:rPr>
          <w:rFonts w:ascii="Times New Roman" w:eastAsia="Times New Roman" w:hAnsi="Times New Roman" w:cs="Times New Roman"/>
          <w:sz w:val="24"/>
          <w:szCs w:val="24"/>
          <w:lang w:eastAsia="en-IN"/>
        </w:rPr>
        <w:t xml:space="preserve">  </w:t>
      </w:r>
      <w:r w:rsidR="001F41A2">
        <w:rPr>
          <w:rFonts w:ascii="Times New Roman" w:eastAsia="Times New Roman" w:hAnsi="Times New Roman" w:cs="Times New Roman"/>
          <w:sz w:val="24"/>
          <w:szCs w:val="24"/>
          <w:lang w:eastAsia="en-IN"/>
        </w:rPr>
        <w:tab/>
      </w:r>
      <w:r w:rsidR="001F41A2">
        <w:rPr>
          <w:rFonts w:ascii="Times New Roman" w:eastAsia="Times New Roman" w:hAnsi="Times New Roman" w:cs="Times New Roman"/>
          <w:sz w:val="24"/>
          <w:szCs w:val="24"/>
          <w:lang w:eastAsia="en-IN"/>
        </w:rPr>
        <w:tab/>
      </w:r>
      <w:r w:rsidR="001F41A2">
        <w:rPr>
          <w:rFonts w:ascii="Times New Roman" w:eastAsia="Times New Roman" w:hAnsi="Times New Roman" w:cs="Times New Roman"/>
          <w:sz w:val="24"/>
          <w:szCs w:val="24"/>
          <w:lang w:eastAsia="en-IN"/>
        </w:rPr>
        <w:tab/>
      </w:r>
      <w:r w:rsidR="001F41A2">
        <w:rPr>
          <w:rFonts w:ascii="Times New Roman" w:eastAsia="Times New Roman" w:hAnsi="Times New Roman" w:cs="Times New Roman"/>
          <w:sz w:val="24"/>
          <w:szCs w:val="24"/>
          <w:lang w:eastAsia="en-IN"/>
        </w:rPr>
        <w:tab/>
      </w:r>
      <w:r w:rsidR="001F41A2">
        <w:rPr>
          <w:rFonts w:ascii="Times New Roman" w:eastAsia="Times New Roman" w:hAnsi="Times New Roman" w:cs="Times New Roman"/>
          <w:sz w:val="24"/>
          <w:szCs w:val="24"/>
          <w:lang w:eastAsia="en-IN"/>
        </w:rPr>
        <w:tab/>
      </w:r>
      <w:r w:rsidR="001F41A2">
        <w:rPr>
          <w:rFonts w:ascii="Times New Roman" w:eastAsia="Times New Roman" w:hAnsi="Times New Roman" w:cs="Times New Roman"/>
          <w:sz w:val="24"/>
          <w:szCs w:val="24"/>
          <w:lang w:eastAsia="en-IN"/>
        </w:rPr>
        <w:tab/>
      </w:r>
      <w:r w:rsidR="001F41A2">
        <w:rPr>
          <w:rFonts w:ascii="Times New Roman" w:eastAsia="Times New Roman" w:hAnsi="Times New Roman" w:cs="Times New Roman"/>
          <w:sz w:val="24"/>
          <w:szCs w:val="24"/>
          <w:lang w:eastAsia="en-IN"/>
        </w:rPr>
        <w:tab/>
      </w:r>
      <w:r w:rsidR="001F41A2">
        <w:rPr>
          <w:rFonts w:ascii="Times New Roman" w:eastAsia="Times New Roman" w:hAnsi="Times New Roman" w:cs="Times New Roman"/>
          <w:sz w:val="24"/>
          <w:szCs w:val="24"/>
          <w:lang w:eastAsia="en-IN"/>
        </w:rPr>
        <w:tab/>
      </w:r>
      <w:r w:rsidR="001F41A2">
        <w:rPr>
          <w:rFonts w:ascii="Times New Roman" w:eastAsia="Times New Roman" w:hAnsi="Times New Roman" w:cs="Times New Roman"/>
          <w:sz w:val="24"/>
          <w:szCs w:val="24"/>
          <w:lang w:eastAsia="en-IN"/>
        </w:rPr>
        <w:tab/>
      </w:r>
      <w:r w:rsidR="001F41A2">
        <w:rPr>
          <w:rFonts w:ascii="Times New Roman" w:eastAsia="Times New Roman" w:hAnsi="Times New Roman" w:cs="Times New Roman"/>
          <w:sz w:val="24"/>
          <w:szCs w:val="24"/>
          <w:lang w:eastAsia="en-IN"/>
        </w:rPr>
        <w:tab/>
      </w:r>
      <w:r w:rsidR="001F41A2">
        <w:rPr>
          <w:rFonts w:ascii="Times New Roman" w:eastAsia="Times New Roman" w:hAnsi="Times New Roman" w:cs="Times New Roman"/>
          <w:sz w:val="24"/>
          <w:szCs w:val="24"/>
          <w:lang w:eastAsia="en-IN"/>
        </w:rPr>
        <w:tab/>
      </w:r>
    </w:p>
    <w:p w:rsidR="00F3270D" w:rsidRPr="00F3270D" w:rsidRDefault="00F3270D" w:rsidP="00F3270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F3270D">
        <w:rPr>
          <w:rFonts w:ascii="Helvetica" w:eastAsia="Times New Roman" w:hAnsi="Helvetica" w:cs="Helvetica"/>
          <w:color w:val="610B38"/>
          <w:kern w:val="36"/>
          <w:sz w:val="44"/>
          <w:szCs w:val="44"/>
          <w:lang w:eastAsia="en-IN"/>
        </w:rPr>
        <w:t>JSTL Formatting &lt;</w:t>
      </w:r>
      <w:proofErr w:type="spellStart"/>
      <w:r w:rsidRPr="00F3270D">
        <w:rPr>
          <w:rFonts w:ascii="Helvetica" w:eastAsia="Times New Roman" w:hAnsi="Helvetica" w:cs="Helvetica"/>
          <w:color w:val="610B38"/>
          <w:kern w:val="36"/>
          <w:sz w:val="44"/>
          <w:szCs w:val="44"/>
          <w:lang w:eastAsia="en-IN"/>
        </w:rPr>
        <w:t>fmt</w:t>
      </w:r>
      <w:proofErr w:type="gramStart"/>
      <w:r w:rsidRPr="00F3270D">
        <w:rPr>
          <w:rFonts w:ascii="Helvetica" w:eastAsia="Times New Roman" w:hAnsi="Helvetica" w:cs="Helvetica"/>
          <w:color w:val="610B38"/>
          <w:kern w:val="36"/>
          <w:sz w:val="44"/>
          <w:szCs w:val="44"/>
          <w:lang w:eastAsia="en-IN"/>
        </w:rPr>
        <w:t>:formatNumber</w:t>
      </w:r>
      <w:proofErr w:type="spellEnd"/>
      <w:proofErr w:type="gramEnd"/>
      <w:r w:rsidRPr="00F3270D">
        <w:rPr>
          <w:rFonts w:ascii="Helvetica" w:eastAsia="Times New Roman" w:hAnsi="Helvetica" w:cs="Helvetica"/>
          <w:color w:val="610B38"/>
          <w:kern w:val="36"/>
          <w:sz w:val="44"/>
          <w:szCs w:val="44"/>
          <w:lang w:eastAsia="en-IN"/>
        </w:rPr>
        <w:t>&gt; Tag</w:t>
      </w:r>
    </w:p>
    <w:p w:rsidR="00F3270D" w:rsidRPr="00F3270D" w:rsidRDefault="00F3270D" w:rsidP="00F3270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F3270D">
        <w:rPr>
          <w:rFonts w:ascii="Segoe UI" w:eastAsia="Times New Roman" w:hAnsi="Segoe UI" w:cs="Segoe UI"/>
          <w:color w:val="333333"/>
          <w:sz w:val="24"/>
          <w:szCs w:val="24"/>
          <w:lang w:eastAsia="en-IN"/>
        </w:rPr>
        <w:t>The &lt;</w:t>
      </w:r>
      <w:proofErr w:type="spellStart"/>
      <w:r w:rsidRPr="00F3270D">
        <w:rPr>
          <w:rFonts w:ascii="Segoe UI" w:eastAsia="Times New Roman" w:hAnsi="Segoe UI" w:cs="Segoe UI"/>
          <w:color w:val="333333"/>
          <w:sz w:val="24"/>
          <w:szCs w:val="24"/>
          <w:lang w:eastAsia="en-IN"/>
        </w:rPr>
        <w:t>fmt</w:t>
      </w:r>
      <w:proofErr w:type="gramStart"/>
      <w:r w:rsidRPr="00F3270D">
        <w:rPr>
          <w:rFonts w:ascii="Segoe UI" w:eastAsia="Times New Roman" w:hAnsi="Segoe UI" w:cs="Segoe UI"/>
          <w:color w:val="333333"/>
          <w:sz w:val="24"/>
          <w:szCs w:val="24"/>
          <w:lang w:eastAsia="en-IN"/>
        </w:rPr>
        <w:t>:formatNumber</w:t>
      </w:r>
      <w:proofErr w:type="spellEnd"/>
      <w:proofErr w:type="gramEnd"/>
      <w:r w:rsidRPr="00F3270D">
        <w:rPr>
          <w:rFonts w:ascii="Segoe UI" w:eastAsia="Times New Roman" w:hAnsi="Segoe UI" w:cs="Segoe UI"/>
          <w:color w:val="333333"/>
          <w:sz w:val="24"/>
          <w:szCs w:val="24"/>
          <w:lang w:eastAsia="en-IN"/>
        </w:rPr>
        <w:t>&gt; tag is used to format the numerical value using the specific format or precision. It is used to format percentages, currencies, and numbers according to the customized formatting pattern.</w:t>
      </w:r>
    </w:p>
    <w:p w:rsidR="00F3270D" w:rsidRPr="00F3270D" w:rsidRDefault="00F3270D" w:rsidP="00F3270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F3270D">
        <w:rPr>
          <w:rFonts w:ascii="Segoe UI" w:eastAsia="Times New Roman" w:hAnsi="Segoe UI" w:cs="Segoe UI"/>
          <w:b/>
          <w:bCs/>
          <w:color w:val="333333"/>
          <w:sz w:val="24"/>
          <w:szCs w:val="24"/>
          <w:lang w:eastAsia="en-IN"/>
        </w:rPr>
        <w:t>The syntax used for including the &lt;</w:t>
      </w:r>
      <w:proofErr w:type="spellStart"/>
      <w:r w:rsidRPr="00F3270D">
        <w:rPr>
          <w:rFonts w:ascii="Segoe UI" w:eastAsia="Times New Roman" w:hAnsi="Segoe UI" w:cs="Segoe UI"/>
          <w:b/>
          <w:bCs/>
          <w:color w:val="333333"/>
          <w:sz w:val="24"/>
          <w:szCs w:val="24"/>
          <w:lang w:eastAsia="en-IN"/>
        </w:rPr>
        <w:t>fmt</w:t>
      </w:r>
      <w:proofErr w:type="gramStart"/>
      <w:r w:rsidRPr="00F3270D">
        <w:rPr>
          <w:rFonts w:ascii="Segoe UI" w:eastAsia="Times New Roman" w:hAnsi="Segoe UI" w:cs="Segoe UI"/>
          <w:b/>
          <w:bCs/>
          <w:color w:val="333333"/>
          <w:sz w:val="24"/>
          <w:szCs w:val="24"/>
          <w:lang w:eastAsia="en-IN"/>
        </w:rPr>
        <w:t>:formatNumber</w:t>
      </w:r>
      <w:proofErr w:type="spellEnd"/>
      <w:proofErr w:type="gramEnd"/>
      <w:r w:rsidRPr="00F3270D">
        <w:rPr>
          <w:rFonts w:ascii="Segoe UI" w:eastAsia="Times New Roman" w:hAnsi="Segoe UI" w:cs="Segoe UI"/>
          <w:b/>
          <w:bCs/>
          <w:color w:val="333333"/>
          <w:sz w:val="24"/>
          <w:szCs w:val="24"/>
          <w:lang w:eastAsia="en-IN"/>
        </w:rPr>
        <w:t>&gt; tag is:</w:t>
      </w:r>
    </w:p>
    <w:p w:rsidR="00F3270D" w:rsidRPr="00F3270D" w:rsidRDefault="00F3270D" w:rsidP="00AB496F">
      <w:pPr>
        <w:spacing w:after="12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w:t>
      </w:r>
      <w:proofErr w:type="spellStart"/>
      <w:r w:rsidRPr="00F3270D">
        <w:rPr>
          <w:rFonts w:ascii="Segoe UI" w:eastAsia="Times New Roman" w:hAnsi="Segoe UI" w:cs="Segoe UI"/>
          <w:b/>
          <w:bCs/>
          <w:color w:val="006699"/>
          <w:sz w:val="24"/>
          <w:szCs w:val="24"/>
          <w:bdr w:val="none" w:sz="0" w:space="0" w:color="auto" w:frame="1"/>
          <w:lang w:eastAsia="en-IN"/>
        </w:rPr>
        <w:t>fmt</w:t>
      </w:r>
      <w:proofErr w:type="gramStart"/>
      <w:r w:rsidRPr="00F3270D">
        <w:rPr>
          <w:rFonts w:ascii="Segoe UI" w:eastAsia="Times New Roman" w:hAnsi="Segoe UI" w:cs="Segoe UI"/>
          <w:b/>
          <w:bCs/>
          <w:color w:val="006699"/>
          <w:sz w:val="24"/>
          <w:szCs w:val="24"/>
          <w:bdr w:val="none" w:sz="0" w:space="0" w:color="auto" w:frame="1"/>
          <w:lang w:eastAsia="en-IN"/>
        </w:rPr>
        <w:t>:formatNumber</w:t>
      </w:r>
      <w:proofErr w:type="spellEnd"/>
      <w:proofErr w:type="gramEnd"/>
      <w:r w:rsidRPr="00F3270D">
        <w:rPr>
          <w:rFonts w:ascii="Segoe UI" w:eastAsia="Times New Roman" w:hAnsi="Segoe UI" w:cs="Segoe UI"/>
          <w:color w:val="000000"/>
          <w:sz w:val="24"/>
          <w:szCs w:val="24"/>
          <w:bdr w:val="none" w:sz="0" w:space="0" w:color="auto" w:frame="1"/>
          <w:lang w:eastAsia="en-IN"/>
        </w:rPr>
        <w:t> attributes</w:t>
      </w:r>
      <w:r w:rsidRPr="00F3270D">
        <w:rPr>
          <w:rFonts w:ascii="Segoe UI" w:eastAsia="Times New Roman" w:hAnsi="Segoe UI" w:cs="Segoe UI"/>
          <w:b/>
          <w:bCs/>
          <w:color w:val="006699"/>
          <w:sz w:val="24"/>
          <w:szCs w:val="24"/>
          <w:bdr w:val="none" w:sz="0" w:space="0" w:color="auto" w:frame="1"/>
          <w:lang w:eastAsia="en-IN"/>
        </w:rPr>
        <w:t>&gt;</w:t>
      </w:r>
      <w:r w:rsidRPr="00F3270D">
        <w:rPr>
          <w:rFonts w:ascii="Segoe UI" w:eastAsia="Times New Roman" w:hAnsi="Segoe UI" w:cs="Segoe UI"/>
          <w:color w:val="000000"/>
          <w:sz w:val="24"/>
          <w:szCs w:val="24"/>
          <w:bdr w:val="none" w:sz="0" w:space="0" w:color="auto" w:frame="1"/>
          <w:lang w:eastAsia="en-IN"/>
        </w:rPr>
        <w:t> body content </w:t>
      </w:r>
      <w:r w:rsidRPr="00F3270D">
        <w:rPr>
          <w:rFonts w:ascii="Segoe UI" w:eastAsia="Times New Roman" w:hAnsi="Segoe UI" w:cs="Segoe UI"/>
          <w:b/>
          <w:bCs/>
          <w:color w:val="006699"/>
          <w:sz w:val="24"/>
          <w:szCs w:val="24"/>
          <w:bdr w:val="none" w:sz="0" w:space="0" w:color="auto" w:frame="1"/>
          <w:lang w:eastAsia="en-IN"/>
        </w:rPr>
        <w:t>&lt;/</w:t>
      </w:r>
      <w:proofErr w:type="spellStart"/>
      <w:r w:rsidRPr="00F3270D">
        <w:rPr>
          <w:rFonts w:ascii="Segoe UI" w:eastAsia="Times New Roman" w:hAnsi="Segoe UI" w:cs="Segoe UI"/>
          <w:b/>
          <w:bCs/>
          <w:color w:val="006699"/>
          <w:sz w:val="24"/>
          <w:szCs w:val="24"/>
          <w:bdr w:val="none" w:sz="0" w:space="0" w:color="auto" w:frame="1"/>
          <w:lang w:eastAsia="en-IN"/>
        </w:rPr>
        <w:t>fmt:formatNumber</w:t>
      </w:r>
      <w:proofErr w:type="spellEnd"/>
      <w:r w:rsidRPr="00F3270D">
        <w:rPr>
          <w:rFonts w:ascii="Segoe UI" w:eastAsia="Times New Roman" w:hAnsi="Segoe UI" w:cs="Segoe UI"/>
          <w:b/>
          <w:bCs/>
          <w:color w:val="006699"/>
          <w:sz w:val="24"/>
          <w:szCs w:val="24"/>
          <w:bdr w:val="none" w:sz="0" w:space="0" w:color="auto" w:frame="1"/>
          <w:lang w:eastAsia="en-IN"/>
        </w:rPr>
        <w:t>&gt;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F3270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F3270D">
        <w:rPr>
          <w:rFonts w:ascii="Segoe UI" w:eastAsia="Times New Roman" w:hAnsi="Segoe UI" w:cs="Segoe UI"/>
          <w:color w:val="333333"/>
          <w:sz w:val="24"/>
          <w:szCs w:val="24"/>
          <w:lang w:eastAsia="en-IN"/>
        </w:rPr>
        <w:t>Let's see the simple example to understand the formatting &lt;</w:t>
      </w:r>
      <w:proofErr w:type="spellStart"/>
      <w:r w:rsidRPr="00F3270D">
        <w:rPr>
          <w:rFonts w:ascii="Segoe UI" w:eastAsia="Times New Roman" w:hAnsi="Segoe UI" w:cs="Segoe UI"/>
          <w:color w:val="333333"/>
          <w:sz w:val="24"/>
          <w:szCs w:val="24"/>
          <w:lang w:eastAsia="en-IN"/>
        </w:rPr>
        <w:t>fmt</w:t>
      </w:r>
      <w:proofErr w:type="gramStart"/>
      <w:r w:rsidRPr="00F3270D">
        <w:rPr>
          <w:rFonts w:ascii="Segoe UI" w:eastAsia="Times New Roman" w:hAnsi="Segoe UI" w:cs="Segoe UI"/>
          <w:color w:val="333333"/>
          <w:sz w:val="24"/>
          <w:szCs w:val="24"/>
          <w:lang w:eastAsia="en-IN"/>
        </w:rPr>
        <w:t>:formatNumber</w:t>
      </w:r>
      <w:proofErr w:type="spellEnd"/>
      <w:proofErr w:type="gramEnd"/>
      <w:r w:rsidRPr="00F3270D">
        <w:rPr>
          <w:rFonts w:ascii="Segoe UI" w:eastAsia="Times New Roman" w:hAnsi="Segoe UI" w:cs="Segoe UI"/>
          <w:color w:val="333333"/>
          <w:sz w:val="24"/>
          <w:szCs w:val="24"/>
          <w:lang w:eastAsia="en-IN"/>
        </w:rPr>
        <w:t>&gt; tag:</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w:t>
      </w:r>
      <w:r w:rsidRPr="00F3270D">
        <w:rPr>
          <w:rFonts w:ascii="Segoe UI" w:eastAsia="Times New Roman" w:hAnsi="Segoe UI" w:cs="Segoe UI"/>
          <w:color w:val="000000"/>
          <w:sz w:val="24"/>
          <w:szCs w:val="24"/>
          <w:bdr w:val="none" w:sz="0" w:space="0" w:color="auto" w:frame="1"/>
          <w:lang w:eastAsia="en-IN"/>
        </w:rPr>
        <w:t>%@ taglib </w:t>
      </w:r>
      <w:r w:rsidRPr="00F3270D">
        <w:rPr>
          <w:rFonts w:ascii="Segoe UI" w:eastAsia="Times New Roman" w:hAnsi="Segoe UI" w:cs="Segoe UI"/>
          <w:color w:val="FF0000"/>
          <w:sz w:val="24"/>
          <w:szCs w:val="24"/>
          <w:bdr w:val="none" w:sz="0" w:space="0" w:color="auto" w:frame="1"/>
          <w:lang w:eastAsia="en-IN"/>
        </w:rPr>
        <w:t>prefix</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"c"</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uri</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"http://java.sun.com/jsp/jstl/core"</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b/>
          <w:bCs/>
          <w:color w:val="006699"/>
          <w:sz w:val="24"/>
          <w:szCs w:val="24"/>
          <w:bdr w:val="none" w:sz="0" w:space="0" w:color="auto" w:frame="1"/>
          <w:lang w:eastAsia="en-IN"/>
        </w:rPr>
        <w:t>&gt;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w:t>
      </w:r>
      <w:r w:rsidRPr="00F3270D">
        <w:rPr>
          <w:rFonts w:ascii="Segoe UI" w:eastAsia="Times New Roman" w:hAnsi="Segoe UI" w:cs="Segoe UI"/>
          <w:color w:val="000000"/>
          <w:sz w:val="24"/>
          <w:szCs w:val="24"/>
          <w:bdr w:val="none" w:sz="0" w:space="0" w:color="auto" w:frame="1"/>
          <w:lang w:eastAsia="en-IN"/>
        </w:rPr>
        <w:t>%@ taglib </w:t>
      </w:r>
      <w:r w:rsidRPr="00F3270D">
        <w:rPr>
          <w:rFonts w:ascii="Segoe UI" w:eastAsia="Times New Roman" w:hAnsi="Segoe UI" w:cs="Segoe UI"/>
          <w:color w:val="FF0000"/>
          <w:sz w:val="24"/>
          <w:szCs w:val="24"/>
          <w:bdr w:val="none" w:sz="0" w:space="0" w:color="auto" w:frame="1"/>
          <w:lang w:eastAsia="en-IN"/>
        </w:rPr>
        <w:t>prefix</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"fmt"</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uri</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"http://java.sun.com/jsp/jstl/fmt"</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b/>
          <w:bCs/>
          <w:color w:val="006699"/>
          <w:sz w:val="24"/>
          <w:szCs w:val="24"/>
          <w:bdr w:val="none" w:sz="0" w:space="0" w:color="auto" w:frame="1"/>
          <w:lang w:eastAsia="en-IN"/>
        </w:rPr>
        <w:t>&gt;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w:t>
      </w:r>
      <w:proofErr w:type="gramStart"/>
      <w:r w:rsidRPr="00F3270D">
        <w:rPr>
          <w:rFonts w:ascii="Segoe UI" w:eastAsia="Times New Roman" w:hAnsi="Segoe UI" w:cs="Segoe UI"/>
          <w:b/>
          <w:bCs/>
          <w:color w:val="006699"/>
          <w:sz w:val="24"/>
          <w:szCs w:val="24"/>
          <w:bdr w:val="none" w:sz="0" w:space="0" w:color="auto" w:frame="1"/>
          <w:lang w:eastAsia="en-IN"/>
        </w:rPr>
        <w:t>html</w:t>
      </w:r>
      <w:proofErr w:type="gramEnd"/>
      <w:r w:rsidRPr="00F3270D">
        <w:rPr>
          <w:rFonts w:ascii="Segoe UI" w:eastAsia="Times New Roman" w:hAnsi="Segoe UI" w:cs="Segoe UI"/>
          <w:b/>
          <w:bCs/>
          <w:color w:val="006699"/>
          <w:sz w:val="24"/>
          <w:szCs w:val="24"/>
          <w:bdr w:val="none" w:sz="0" w:space="0" w:color="auto" w:frame="1"/>
          <w:lang w:eastAsia="en-IN"/>
        </w:rPr>
        <w:t>&gt;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w:t>
      </w:r>
      <w:proofErr w:type="gramStart"/>
      <w:r w:rsidRPr="00F3270D">
        <w:rPr>
          <w:rFonts w:ascii="Segoe UI" w:eastAsia="Times New Roman" w:hAnsi="Segoe UI" w:cs="Segoe UI"/>
          <w:b/>
          <w:bCs/>
          <w:color w:val="006699"/>
          <w:sz w:val="24"/>
          <w:szCs w:val="24"/>
          <w:bdr w:val="none" w:sz="0" w:space="0" w:color="auto" w:frame="1"/>
          <w:lang w:eastAsia="en-IN"/>
        </w:rPr>
        <w:t>head</w:t>
      </w:r>
      <w:proofErr w:type="gramEnd"/>
      <w:r w:rsidRPr="00F3270D">
        <w:rPr>
          <w:rFonts w:ascii="Segoe UI" w:eastAsia="Times New Roman" w:hAnsi="Segoe UI" w:cs="Segoe UI"/>
          <w:b/>
          <w:bCs/>
          <w:color w:val="006699"/>
          <w:sz w:val="24"/>
          <w:szCs w:val="24"/>
          <w:bdr w:val="none" w:sz="0" w:space="0" w:color="auto" w:frame="1"/>
          <w:lang w:eastAsia="en-IN"/>
        </w:rPr>
        <w:t>&gt;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w:t>
      </w:r>
      <w:proofErr w:type="gramStart"/>
      <w:r w:rsidRPr="00F3270D">
        <w:rPr>
          <w:rFonts w:ascii="Segoe UI" w:eastAsia="Times New Roman" w:hAnsi="Segoe UI" w:cs="Segoe UI"/>
          <w:b/>
          <w:bCs/>
          <w:color w:val="006699"/>
          <w:sz w:val="24"/>
          <w:szCs w:val="24"/>
          <w:bdr w:val="none" w:sz="0" w:space="0" w:color="auto" w:frame="1"/>
          <w:lang w:eastAsia="en-IN"/>
        </w:rPr>
        <w:t>title&gt;</w:t>
      </w:r>
      <w:proofErr w:type="spellStart"/>
      <w:proofErr w:type="gramEnd"/>
      <w:r w:rsidRPr="00F3270D">
        <w:rPr>
          <w:rFonts w:ascii="Segoe UI" w:eastAsia="Times New Roman" w:hAnsi="Segoe UI" w:cs="Segoe UI"/>
          <w:color w:val="000000"/>
          <w:sz w:val="24"/>
          <w:szCs w:val="24"/>
          <w:bdr w:val="none" w:sz="0" w:space="0" w:color="auto" w:frame="1"/>
          <w:lang w:eastAsia="en-IN"/>
        </w:rPr>
        <w:t>fmt:formatNumber</w:t>
      </w:r>
      <w:proofErr w:type="spellEnd"/>
      <w:r w:rsidRPr="00F3270D">
        <w:rPr>
          <w:rFonts w:ascii="Segoe UI" w:eastAsia="Times New Roman" w:hAnsi="Segoe UI" w:cs="Segoe UI"/>
          <w:color w:val="000000"/>
          <w:sz w:val="24"/>
          <w:szCs w:val="24"/>
          <w:bdr w:val="none" w:sz="0" w:space="0" w:color="auto" w:frame="1"/>
          <w:lang w:eastAsia="en-IN"/>
        </w:rPr>
        <w:t> Tag</w:t>
      </w:r>
      <w:r w:rsidRPr="00F3270D">
        <w:rPr>
          <w:rFonts w:ascii="Segoe UI" w:eastAsia="Times New Roman" w:hAnsi="Segoe UI" w:cs="Segoe UI"/>
          <w:b/>
          <w:bCs/>
          <w:color w:val="006699"/>
          <w:sz w:val="24"/>
          <w:szCs w:val="24"/>
          <w:bdr w:val="none" w:sz="0" w:space="0" w:color="auto" w:frame="1"/>
          <w:lang w:eastAsia="en-IN"/>
        </w:rPr>
        <w:t>&lt;/title&gt;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&lt;/head&gt;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w:t>
      </w:r>
      <w:proofErr w:type="gramStart"/>
      <w:r w:rsidRPr="00F3270D">
        <w:rPr>
          <w:rFonts w:ascii="Segoe UI" w:eastAsia="Times New Roman" w:hAnsi="Segoe UI" w:cs="Segoe UI"/>
          <w:b/>
          <w:bCs/>
          <w:color w:val="006699"/>
          <w:sz w:val="24"/>
          <w:szCs w:val="24"/>
          <w:bdr w:val="none" w:sz="0" w:space="0" w:color="auto" w:frame="1"/>
          <w:lang w:eastAsia="en-IN"/>
        </w:rPr>
        <w:t>body</w:t>
      </w:r>
      <w:proofErr w:type="gramEnd"/>
      <w:r w:rsidRPr="00F3270D">
        <w:rPr>
          <w:rFonts w:ascii="Segoe UI" w:eastAsia="Times New Roman" w:hAnsi="Segoe UI" w:cs="Segoe UI"/>
          <w:b/>
          <w:bCs/>
          <w:color w:val="006699"/>
          <w:sz w:val="24"/>
          <w:szCs w:val="24"/>
          <w:bdr w:val="none" w:sz="0" w:space="0" w:color="auto" w:frame="1"/>
          <w:lang w:eastAsia="en-IN"/>
        </w:rPr>
        <w:t>&gt;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&lt;h3&gt;</w:t>
      </w:r>
      <w:r w:rsidRPr="00F3270D">
        <w:rPr>
          <w:rFonts w:ascii="Segoe UI" w:eastAsia="Times New Roman" w:hAnsi="Segoe UI" w:cs="Segoe UI"/>
          <w:color w:val="000000"/>
          <w:sz w:val="24"/>
          <w:szCs w:val="24"/>
          <w:bdr w:val="none" w:sz="0" w:space="0" w:color="auto" w:frame="1"/>
          <w:lang w:eastAsia="en-IN"/>
        </w:rPr>
        <w:t>Formatting of </w:t>
      </w:r>
      <w:proofErr w:type="gramStart"/>
      <w:r w:rsidRPr="00F3270D">
        <w:rPr>
          <w:rFonts w:ascii="Segoe UI" w:eastAsia="Times New Roman" w:hAnsi="Segoe UI" w:cs="Segoe UI"/>
          <w:color w:val="000000"/>
          <w:sz w:val="24"/>
          <w:szCs w:val="24"/>
          <w:bdr w:val="none" w:sz="0" w:space="0" w:color="auto" w:frame="1"/>
          <w:lang w:eastAsia="en-IN"/>
        </w:rPr>
        <w:t>Number:</w:t>
      </w:r>
      <w:proofErr w:type="gramEnd"/>
      <w:r w:rsidRPr="00F3270D">
        <w:rPr>
          <w:rFonts w:ascii="Segoe UI" w:eastAsia="Times New Roman" w:hAnsi="Segoe UI" w:cs="Segoe UI"/>
          <w:b/>
          <w:bCs/>
          <w:color w:val="006699"/>
          <w:sz w:val="24"/>
          <w:szCs w:val="24"/>
          <w:bdr w:val="none" w:sz="0" w:space="0" w:color="auto" w:frame="1"/>
          <w:lang w:eastAsia="en-IN"/>
        </w:rPr>
        <w:t>&lt;/h3&gt;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w:t>
      </w:r>
      <w:proofErr w:type="spellStart"/>
      <w:r w:rsidRPr="00F3270D">
        <w:rPr>
          <w:rFonts w:ascii="Segoe UI" w:eastAsia="Times New Roman" w:hAnsi="Segoe UI" w:cs="Segoe UI"/>
          <w:b/>
          <w:bCs/>
          <w:color w:val="006699"/>
          <w:sz w:val="24"/>
          <w:szCs w:val="24"/>
          <w:bdr w:val="none" w:sz="0" w:space="0" w:color="auto" w:frame="1"/>
          <w:lang w:eastAsia="en-IN"/>
        </w:rPr>
        <w:t>c</w:t>
      </w:r>
      <w:proofErr w:type="gramStart"/>
      <w:r w:rsidRPr="00F3270D">
        <w:rPr>
          <w:rFonts w:ascii="Segoe UI" w:eastAsia="Times New Roman" w:hAnsi="Segoe UI" w:cs="Segoe UI"/>
          <w:b/>
          <w:bCs/>
          <w:color w:val="006699"/>
          <w:sz w:val="24"/>
          <w:szCs w:val="24"/>
          <w:bdr w:val="none" w:sz="0" w:space="0" w:color="auto" w:frame="1"/>
          <w:lang w:eastAsia="en-IN"/>
        </w:rPr>
        <w:t>:set</w:t>
      </w:r>
      <w:proofErr w:type="spellEnd"/>
      <w:proofErr w:type="gramEnd"/>
      <w:r w:rsidRPr="00F3270D">
        <w:rPr>
          <w:rFonts w:ascii="Segoe UI" w:eastAsia="Times New Roman" w:hAnsi="Segoe UI" w:cs="Segoe UI"/>
          <w:color w:val="000000"/>
          <w:sz w:val="24"/>
          <w:szCs w:val="24"/>
          <w:bdr w:val="none" w:sz="0" w:space="0" w:color="auto" w:frame="1"/>
          <w:lang w:eastAsia="en-IN"/>
        </w:rPr>
        <w:t> </w:t>
      </w:r>
      <w:proofErr w:type="spellStart"/>
      <w:r w:rsidRPr="00F3270D">
        <w:rPr>
          <w:rFonts w:ascii="Segoe UI" w:eastAsia="Times New Roman" w:hAnsi="Segoe UI" w:cs="Segoe UI"/>
          <w:color w:val="FF0000"/>
          <w:sz w:val="24"/>
          <w:szCs w:val="24"/>
          <w:bdr w:val="none" w:sz="0" w:space="0" w:color="auto" w:frame="1"/>
          <w:lang w:eastAsia="en-IN"/>
        </w:rPr>
        <w:t>var</w:t>
      </w:r>
      <w:proofErr w:type="spellEnd"/>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"Amount"</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value</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"9850.14115"</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b/>
          <w:bCs/>
          <w:color w:val="006699"/>
          <w:sz w:val="24"/>
          <w:szCs w:val="24"/>
          <w:bdr w:val="none" w:sz="0" w:space="0" w:color="auto" w:frame="1"/>
          <w:lang w:eastAsia="en-IN"/>
        </w:rPr>
        <w:t>/&gt;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&lt;p&gt;</w:t>
      </w:r>
      <w:r w:rsidRPr="00F3270D">
        <w:rPr>
          <w:rFonts w:ascii="Segoe UI" w:eastAsia="Times New Roman" w:hAnsi="Segoe UI" w:cs="Segoe UI"/>
          <w:color w:val="000000"/>
          <w:sz w:val="24"/>
          <w:szCs w:val="24"/>
          <w:bdr w:val="none" w:sz="0" w:space="0" w:color="auto" w:frame="1"/>
          <w:lang w:eastAsia="en-IN"/>
        </w:rPr>
        <w:t> Formatted Number-1: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w:t>
      </w:r>
      <w:proofErr w:type="spellStart"/>
      <w:r w:rsidRPr="00F3270D">
        <w:rPr>
          <w:rFonts w:ascii="Segoe UI" w:eastAsia="Times New Roman" w:hAnsi="Segoe UI" w:cs="Segoe UI"/>
          <w:b/>
          <w:bCs/>
          <w:color w:val="006699"/>
          <w:sz w:val="24"/>
          <w:szCs w:val="24"/>
          <w:bdr w:val="none" w:sz="0" w:space="0" w:color="auto" w:frame="1"/>
          <w:lang w:eastAsia="en-IN"/>
        </w:rPr>
        <w:t>fmt</w:t>
      </w:r>
      <w:proofErr w:type="gramStart"/>
      <w:r w:rsidRPr="00F3270D">
        <w:rPr>
          <w:rFonts w:ascii="Segoe UI" w:eastAsia="Times New Roman" w:hAnsi="Segoe UI" w:cs="Segoe UI"/>
          <w:b/>
          <w:bCs/>
          <w:color w:val="006699"/>
          <w:sz w:val="24"/>
          <w:szCs w:val="24"/>
          <w:bdr w:val="none" w:sz="0" w:space="0" w:color="auto" w:frame="1"/>
          <w:lang w:eastAsia="en-IN"/>
        </w:rPr>
        <w:t>:formatNumber</w:t>
      </w:r>
      <w:proofErr w:type="spellEnd"/>
      <w:proofErr w:type="gramEnd"/>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value</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"${Amount}"</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type</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"currency"</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b/>
          <w:bCs/>
          <w:color w:val="006699"/>
          <w:sz w:val="24"/>
          <w:szCs w:val="24"/>
          <w:bdr w:val="none" w:sz="0" w:space="0" w:color="auto" w:frame="1"/>
          <w:lang w:eastAsia="en-IN"/>
        </w:rPr>
        <w:t>/&gt;&lt;/p&gt;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&lt;p&gt;</w:t>
      </w:r>
      <w:r w:rsidRPr="00F3270D">
        <w:rPr>
          <w:rFonts w:ascii="Segoe UI" w:eastAsia="Times New Roman" w:hAnsi="Segoe UI" w:cs="Segoe UI"/>
          <w:color w:val="000000"/>
          <w:sz w:val="24"/>
          <w:szCs w:val="24"/>
          <w:bdr w:val="none" w:sz="0" w:space="0" w:color="auto" w:frame="1"/>
          <w:lang w:eastAsia="en-IN"/>
        </w:rPr>
        <w:t>Formatted Number-2: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&lt;fmt</w:t>
      </w:r>
      <w:proofErr w:type="gramStart"/>
      <w:r w:rsidRPr="00F3270D">
        <w:rPr>
          <w:rFonts w:ascii="Segoe UI" w:eastAsia="Times New Roman" w:hAnsi="Segoe UI" w:cs="Segoe UI"/>
          <w:b/>
          <w:bCs/>
          <w:color w:val="006699"/>
          <w:sz w:val="24"/>
          <w:szCs w:val="24"/>
          <w:bdr w:val="none" w:sz="0" w:space="0" w:color="auto" w:frame="1"/>
          <w:lang w:eastAsia="en-IN"/>
        </w:rPr>
        <w:t>:formatNumber</w:t>
      </w:r>
      <w:proofErr w:type="gramEnd"/>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type</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"number"</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groupingUsed</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"true"</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value</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"${Amount}"</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b/>
          <w:bCs/>
          <w:color w:val="006699"/>
          <w:sz w:val="24"/>
          <w:szCs w:val="24"/>
          <w:bdr w:val="none" w:sz="0" w:space="0" w:color="auto" w:frame="1"/>
          <w:lang w:eastAsia="en-IN"/>
        </w:rPr>
        <w:t>/&gt;&lt;/p&gt;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&lt;p&gt;</w:t>
      </w:r>
      <w:r w:rsidRPr="00F3270D">
        <w:rPr>
          <w:rFonts w:ascii="Segoe UI" w:eastAsia="Times New Roman" w:hAnsi="Segoe UI" w:cs="Segoe UI"/>
          <w:color w:val="000000"/>
          <w:sz w:val="24"/>
          <w:szCs w:val="24"/>
          <w:bdr w:val="none" w:sz="0" w:space="0" w:color="auto" w:frame="1"/>
          <w:lang w:eastAsia="en-IN"/>
        </w:rPr>
        <w:t>Formatted Number-3: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&lt;fmt</w:t>
      </w:r>
      <w:proofErr w:type="gramStart"/>
      <w:r w:rsidRPr="00F3270D">
        <w:rPr>
          <w:rFonts w:ascii="Segoe UI" w:eastAsia="Times New Roman" w:hAnsi="Segoe UI" w:cs="Segoe UI"/>
          <w:b/>
          <w:bCs/>
          <w:color w:val="006699"/>
          <w:sz w:val="24"/>
          <w:szCs w:val="24"/>
          <w:bdr w:val="none" w:sz="0" w:space="0" w:color="auto" w:frame="1"/>
          <w:lang w:eastAsia="en-IN"/>
        </w:rPr>
        <w:t>:formatNumber</w:t>
      </w:r>
      <w:proofErr w:type="gramEnd"/>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type</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"number"</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maxIntegerDigits</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"3"</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value</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"${Amount}"</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b/>
          <w:bCs/>
          <w:color w:val="006699"/>
          <w:sz w:val="24"/>
          <w:szCs w:val="24"/>
          <w:bdr w:val="none" w:sz="0" w:space="0" w:color="auto" w:frame="1"/>
          <w:lang w:eastAsia="en-IN"/>
        </w:rPr>
        <w:t>/&gt;&lt;/p&gt;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&lt;p&gt;</w:t>
      </w:r>
      <w:r w:rsidRPr="00F3270D">
        <w:rPr>
          <w:rFonts w:ascii="Segoe UI" w:eastAsia="Times New Roman" w:hAnsi="Segoe UI" w:cs="Segoe UI"/>
          <w:color w:val="000000"/>
          <w:sz w:val="24"/>
          <w:szCs w:val="24"/>
          <w:bdr w:val="none" w:sz="0" w:space="0" w:color="auto" w:frame="1"/>
          <w:lang w:eastAsia="en-IN"/>
        </w:rPr>
        <w:t>Formatted Number-4: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&lt;fmt</w:t>
      </w:r>
      <w:proofErr w:type="gramStart"/>
      <w:r w:rsidRPr="00F3270D">
        <w:rPr>
          <w:rFonts w:ascii="Segoe UI" w:eastAsia="Times New Roman" w:hAnsi="Segoe UI" w:cs="Segoe UI"/>
          <w:b/>
          <w:bCs/>
          <w:color w:val="006699"/>
          <w:sz w:val="24"/>
          <w:szCs w:val="24"/>
          <w:bdr w:val="none" w:sz="0" w:space="0" w:color="auto" w:frame="1"/>
          <w:lang w:eastAsia="en-IN"/>
        </w:rPr>
        <w:t>:formatNumber</w:t>
      </w:r>
      <w:proofErr w:type="gramEnd"/>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type</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"number"</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maxFractionDigits</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"6"</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value</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"${Amount}"</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b/>
          <w:bCs/>
          <w:color w:val="006699"/>
          <w:sz w:val="24"/>
          <w:szCs w:val="24"/>
          <w:bdr w:val="none" w:sz="0" w:space="0" w:color="auto" w:frame="1"/>
          <w:lang w:eastAsia="en-IN"/>
        </w:rPr>
        <w:t>/&gt;&lt;/p&gt;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&lt;p&gt;</w:t>
      </w:r>
      <w:r w:rsidRPr="00F3270D">
        <w:rPr>
          <w:rFonts w:ascii="Segoe UI" w:eastAsia="Times New Roman" w:hAnsi="Segoe UI" w:cs="Segoe UI"/>
          <w:color w:val="000000"/>
          <w:sz w:val="24"/>
          <w:szCs w:val="24"/>
          <w:bdr w:val="none" w:sz="0" w:space="0" w:color="auto" w:frame="1"/>
          <w:lang w:eastAsia="en-IN"/>
        </w:rPr>
        <w:t>Formatted Number-5: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&lt;fmt</w:t>
      </w:r>
      <w:proofErr w:type="gramStart"/>
      <w:r w:rsidRPr="00F3270D">
        <w:rPr>
          <w:rFonts w:ascii="Segoe UI" w:eastAsia="Times New Roman" w:hAnsi="Segoe UI" w:cs="Segoe UI"/>
          <w:b/>
          <w:bCs/>
          <w:color w:val="006699"/>
          <w:sz w:val="24"/>
          <w:szCs w:val="24"/>
          <w:bdr w:val="none" w:sz="0" w:space="0" w:color="auto" w:frame="1"/>
          <w:lang w:eastAsia="en-IN"/>
        </w:rPr>
        <w:t>:formatNumber</w:t>
      </w:r>
      <w:proofErr w:type="gramEnd"/>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type</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"percent"</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maxIntegerDigits</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"4"</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value</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"${Amount}"</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b/>
          <w:bCs/>
          <w:color w:val="006699"/>
          <w:sz w:val="24"/>
          <w:szCs w:val="24"/>
          <w:bdr w:val="none" w:sz="0" w:space="0" w:color="auto" w:frame="1"/>
          <w:lang w:eastAsia="en-IN"/>
        </w:rPr>
        <w:t>/&gt;&lt;/p&gt;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&lt;p&gt;</w:t>
      </w:r>
      <w:r w:rsidRPr="00F3270D">
        <w:rPr>
          <w:rFonts w:ascii="Segoe UI" w:eastAsia="Times New Roman" w:hAnsi="Segoe UI" w:cs="Segoe UI"/>
          <w:color w:val="000000"/>
          <w:sz w:val="24"/>
          <w:szCs w:val="24"/>
          <w:bdr w:val="none" w:sz="0" w:space="0" w:color="auto" w:frame="1"/>
          <w:lang w:eastAsia="en-IN"/>
        </w:rPr>
        <w:t>Formatted Number-6: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&lt;fmt</w:t>
      </w:r>
      <w:proofErr w:type="gramStart"/>
      <w:r w:rsidRPr="00F3270D">
        <w:rPr>
          <w:rFonts w:ascii="Segoe UI" w:eastAsia="Times New Roman" w:hAnsi="Segoe UI" w:cs="Segoe UI"/>
          <w:b/>
          <w:bCs/>
          <w:color w:val="006699"/>
          <w:sz w:val="24"/>
          <w:szCs w:val="24"/>
          <w:bdr w:val="none" w:sz="0" w:space="0" w:color="auto" w:frame="1"/>
          <w:lang w:eastAsia="en-IN"/>
        </w:rPr>
        <w:t>:formatNumber</w:t>
      </w:r>
      <w:proofErr w:type="gramEnd"/>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type</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"number"</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pattern</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color w:val="FF0000"/>
          <w:sz w:val="24"/>
          <w:szCs w:val="24"/>
          <w:bdr w:val="none" w:sz="0" w:space="0" w:color="auto" w:frame="1"/>
          <w:lang w:eastAsia="en-IN"/>
        </w:rPr>
        <w:t>value</w:t>
      </w:r>
      <w:r w:rsidRPr="00F3270D">
        <w:rPr>
          <w:rFonts w:ascii="Segoe UI" w:eastAsia="Times New Roman" w:hAnsi="Segoe UI" w:cs="Segoe UI"/>
          <w:color w:val="000000"/>
          <w:sz w:val="24"/>
          <w:szCs w:val="24"/>
          <w:bdr w:val="none" w:sz="0" w:space="0" w:color="auto" w:frame="1"/>
          <w:lang w:eastAsia="en-IN"/>
        </w:rPr>
        <w:t>=</w:t>
      </w:r>
      <w:r w:rsidRPr="00F3270D">
        <w:rPr>
          <w:rFonts w:ascii="Segoe UI" w:eastAsia="Times New Roman" w:hAnsi="Segoe UI" w:cs="Segoe UI"/>
          <w:color w:val="0000FF"/>
          <w:sz w:val="24"/>
          <w:szCs w:val="24"/>
          <w:bdr w:val="none" w:sz="0" w:space="0" w:color="auto" w:frame="1"/>
          <w:lang w:eastAsia="en-IN"/>
        </w:rPr>
        <w:t>"${Amount}"</w:t>
      </w:r>
      <w:r w:rsidRPr="00F3270D">
        <w:rPr>
          <w:rFonts w:ascii="Segoe UI" w:eastAsia="Times New Roman" w:hAnsi="Segoe UI" w:cs="Segoe UI"/>
          <w:color w:val="000000"/>
          <w:sz w:val="24"/>
          <w:szCs w:val="24"/>
          <w:bdr w:val="none" w:sz="0" w:space="0" w:color="auto" w:frame="1"/>
          <w:lang w:eastAsia="en-IN"/>
        </w:rPr>
        <w:t> </w:t>
      </w:r>
      <w:r w:rsidRPr="00F3270D">
        <w:rPr>
          <w:rFonts w:ascii="Segoe UI" w:eastAsia="Times New Roman" w:hAnsi="Segoe UI" w:cs="Segoe UI"/>
          <w:b/>
          <w:bCs/>
          <w:color w:val="006699"/>
          <w:sz w:val="24"/>
          <w:szCs w:val="24"/>
          <w:bdr w:val="none" w:sz="0" w:space="0" w:color="auto" w:frame="1"/>
          <w:lang w:eastAsia="en-IN"/>
        </w:rPr>
        <w:t>/&gt;&lt;/p&gt;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&lt;/body&gt;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AB496F">
      <w:pPr>
        <w:spacing w:after="12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b/>
          <w:bCs/>
          <w:color w:val="006699"/>
          <w:sz w:val="24"/>
          <w:szCs w:val="24"/>
          <w:bdr w:val="none" w:sz="0" w:space="0" w:color="auto" w:frame="1"/>
          <w:lang w:eastAsia="en-IN"/>
        </w:rPr>
        <w:t>&lt;/html&gt;</w:t>
      </w:r>
      <w:r w:rsidRPr="00F3270D">
        <w:rPr>
          <w:rFonts w:ascii="Segoe UI" w:eastAsia="Times New Roman" w:hAnsi="Segoe UI" w:cs="Segoe UI"/>
          <w:color w:val="000000"/>
          <w:sz w:val="24"/>
          <w:szCs w:val="24"/>
          <w:bdr w:val="none" w:sz="0" w:space="0" w:color="auto" w:frame="1"/>
          <w:lang w:eastAsia="en-IN"/>
        </w:rPr>
        <w:t>  </w:t>
      </w:r>
    </w:p>
    <w:p w:rsidR="00F3270D" w:rsidRPr="00F3270D" w:rsidRDefault="00F3270D" w:rsidP="00F3270D">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F3270D">
        <w:rPr>
          <w:rFonts w:ascii="Segoe UI" w:eastAsia="Times New Roman" w:hAnsi="Segoe UI" w:cs="Segoe UI"/>
          <w:color w:val="333333"/>
          <w:sz w:val="24"/>
          <w:szCs w:val="24"/>
          <w:lang w:eastAsia="en-IN"/>
        </w:rPr>
        <w:t>Output:</w:t>
      </w:r>
    </w:p>
    <w:p w:rsidR="00F3270D" w:rsidRPr="00F3270D" w:rsidRDefault="00F3270D" w:rsidP="00AB496F">
      <w:pPr>
        <w:shd w:val="clear" w:color="auto" w:fill="EEEEEE"/>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color w:val="000000"/>
          <w:sz w:val="24"/>
          <w:szCs w:val="24"/>
          <w:bdr w:val="none" w:sz="0" w:space="0" w:color="auto" w:frame="1"/>
          <w:lang w:eastAsia="en-IN"/>
        </w:rPr>
        <w:t>Formatting of Number:  </w:t>
      </w:r>
    </w:p>
    <w:p w:rsidR="00F3270D" w:rsidRPr="00F3270D" w:rsidRDefault="00F3270D" w:rsidP="00AB496F">
      <w:pPr>
        <w:shd w:val="clear" w:color="auto" w:fill="EEEEEE"/>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color w:val="000000"/>
          <w:sz w:val="24"/>
          <w:szCs w:val="24"/>
          <w:bdr w:val="none" w:sz="0" w:space="0" w:color="auto" w:frame="1"/>
          <w:lang w:eastAsia="en-IN"/>
        </w:rPr>
        <w:t>Formatted Number-1: $9,850.14  </w:t>
      </w:r>
    </w:p>
    <w:p w:rsidR="00F3270D" w:rsidRPr="00F3270D" w:rsidRDefault="00F3270D" w:rsidP="00AB496F">
      <w:pPr>
        <w:shd w:val="clear" w:color="auto" w:fill="EEEEEE"/>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color w:val="000000"/>
          <w:sz w:val="24"/>
          <w:szCs w:val="24"/>
          <w:bdr w:val="none" w:sz="0" w:space="0" w:color="auto" w:frame="1"/>
          <w:lang w:eastAsia="en-IN"/>
        </w:rPr>
        <w:t>Formatted Number-2: 9,850.141  </w:t>
      </w:r>
    </w:p>
    <w:p w:rsidR="00F3270D" w:rsidRPr="00F3270D" w:rsidRDefault="00F3270D" w:rsidP="00AB496F">
      <w:pPr>
        <w:shd w:val="clear" w:color="auto" w:fill="EEEEEE"/>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color w:val="000000"/>
          <w:sz w:val="24"/>
          <w:szCs w:val="24"/>
          <w:bdr w:val="none" w:sz="0" w:space="0" w:color="auto" w:frame="1"/>
          <w:lang w:eastAsia="en-IN"/>
        </w:rPr>
        <w:t>Formatted Number-3: 850.141  </w:t>
      </w:r>
    </w:p>
    <w:p w:rsidR="00F3270D" w:rsidRPr="00F3270D" w:rsidRDefault="00F3270D" w:rsidP="00AB496F">
      <w:pPr>
        <w:shd w:val="clear" w:color="auto" w:fill="EEEEEE"/>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color w:val="000000"/>
          <w:sz w:val="24"/>
          <w:szCs w:val="24"/>
          <w:bdr w:val="none" w:sz="0" w:space="0" w:color="auto" w:frame="1"/>
          <w:lang w:eastAsia="en-IN"/>
        </w:rPr>
        <w:t>Formatted Number-4: 9,850.14115  </w:t>
      </w:r>
    </w:p>
    <w:p w:rsidR="00F3270D" w:rsidRPr="00F3270D" w:rsidRDefault="00F3270D" w:rsidP="00AB496F">
      <w:pPr>
        <w:shd w:val="clear" w:color="auto" w:fill="EEEEEE"/>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color w:val="000000"/>
          <w:sz w:val="24"/>
          <w:szCs w:val="24"/>
          <w:bdr w:val="none" w:sz="0" w:space="0" w:color="auto" w:frame="1"/>
          <w:lang w:eastAsia="en-IN"/>
        </w:rPr>
        <w:t>Formatted Number-5: 5,014%  </w:t>
      </w:r>
    </w:p>
    <w:p w:rsidR="00F3270D" w:rsidRPr="00F3270D" w:rsidRDefault="00F3270D" w:rsidP="00AB496F">
      <w:pPr>
        <w:shd w:val="clear" w:color="auto" w:fill="EEEEEE"/>
        <w:spacing w:after="0" w:line="375" w:lineRule="atLeast"/>
        <w:jc w:val="both"/>
        <w:rPr>
          <w:rFonts w:ascii="Segoe UI" w:eastAsia="Times New Roman" w:hAnsi="Segoe UI" w:cs="Segoe UI"/>
          <w:color w:val="000000"/>
          <w:sz w:val="24"/>
          <w:szCs w:val="24"/>
          <w:lang w:eastAsia="en-IN"/>
        </w:rPr>
      </w:pPr>
      <w:r w:rsidRPr="00F3270D">
        <w:rPr>
          <w:rFonts w:ascii="Segoe UI" w:eastAsia="Times New Roman" w:hAnsi="Segoe UI" w:cs="Segoe UI"/>
          <w:color w:val="000000"/>
          <w:sz w:val="24"/>
          <w:szCs w:val="24"/>
          <w:bdr w:val="none" w:sz="0" w:space="0" w:color="auto" w:frame="1"/>
          <w:lang w:eastAsia="en-IN"/>
        </w:rPr>
        <w:t>Formatted Number-6: 9850.141$</w:t>
      </w:r>
    </w:p>
    <w:p w:rsidR="00613C18" w:rsidRDefault="00613C18"/>
    <w:p w:rsidR="005D7C0C" w:rsidRPr="005D7C0C" w:rsidRDefault="005D7C0C" w:rsidP="005D7C0C">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5D7C0C">
        <w:rPr>
          <w:rFonts w:ascii="Helvetica" w:eastAsia="Times New Roman" w:hAnsi="Helvetica" w:cs="Helvetica"/>
          <w:color w:val="610B38"/>
          <w:kern w:val="36"/>
          <w:sz w:val="44"/>
          <w:szCs w:val="44"/>
          <w:lang w:eastAsia="en-IN"/>
        </w:rPr>
        <w:t>JSTL Formatting &lt;</w:t>
      </w:r>
      <w:proofErr w:type="spellStart"/>
      <w:r w:rsidRPr="005D7C0C">
        <w:rPr>
          <w:rFonts w:ascii="Helvetica" w:eastAsia="Times New Roman" w:hAnsi="Helvetica" w:cs="Helvetica"/>
          <w:color w:val="610B38"/>
          <w:kern w:val="36"/>
          <w:sz w:val="44"/>
          <w:szCs w:val="44"/>
          <w:lang w:eastAsia="en-IN"/>
        </w:rPr>
        <w:t>fmt</w:t>
      </w:r>
      <w:proofErr w:type="gramStart"/>
      <w:r w:rsidRPr="005D7C0C">
        <w:rPr>
          <w:rFonts w:ascii="Helvetica" w:eastAsia="Times New Roman" w:hAnsi="Helvetica" w:cs="Helvetica"/>
          <w:color w:val="610B38"/>
          <w:kern w:val="36"/>
          <w:sz w:val="44"/>
          <w:szCs w:val="44"/>
          <w:lang w:eastAsia="en-IN"/>
        </w:rPr>
        <w:t>:parseDate</w:t>
      </w:r>
      <w:proofErr w:type="spellEnd"/>
      <w:proofErr w:type="gramEnd"/>
      <w:r w:rsidRPr="005D7C0C">
        <w:rPr>
          <w:rFonts w:ascii="Helvetica" w:eastAsia="Times New Roman" w:hAnsi="Helvetica" w:cs="Helvetica"/>
          <w:color w:val="610B38"/>
          <w:kern w:val="36"/>
          <w:sz w:val="44"/>
          <w:szCs w:val="44"/>
          <w:lang w:eastAsia="en-IN"/>
        </w:rPr>
        <w:t>&gt; Tag</w:t>
      </w:r>
    </w:p>
    <w:p w:rsidR="005D7C0C" w:rsidRPr="005D7C0C" w:rsidRDefault="005D7C0C" w:rsidP="005D7C0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D7C0C">
        <w:rPr>
          <w:rFonts w:ascii="Segoe UI" w:eastAsia="Times New Roman" w:hAnsi="Segoe UI" w:cs="Segoe UI"/>
          <w:color w:val="333333"/>
          <w:sz w:val="24"/>
          <w:szCs w:val="24"/>
          <w:lang w:eastAsia="en-IN"/>
        </w:rPr>
        <w:t>The &lt;</w:t>
      </w:r>
      <w:proofErr w:type="spellStart"/>
      <w:r w:rsidRPr="005D7C0C">
        <w:rPr>
          <w:rFonts w:ascii="Segoe UI" w:eastAsia="Times New Roman" w:hAnsi="Segoe UI" w:cs="Segoe UI"/>
          <w:color w:val="333333"/>
          <w:sz w:val="24"/>
          <w:szCs w:val="24"/>
          <w:lang w:eastAsia="en-IN"/>
        </w:rPr>
        <w:t>fmt</w:t>
      </w:r>
      <w:proofErr w:type="gramStart"/>
      <w:r w:rsidRPr="005D7C0C">
        <w:rPr>
          <w:rFonts w:ascii="Segoe UI" w:eastAsia="Times New Roman" w:hAnsi="Segoe UI" w:cs="Segoe UI"/>
          <w:color w:val="333333"/>
          <w:sz w:val="24"/>
          <w:szCs w:val="24"/>
          <w:lang w:eastAsia="en-IN"/>
        </w:rPr>
        <w:t>:parseDate</w:t>
      </w:r>
      <w:proofErr w:type="spellEnd"/>
      <w:proofErr w:type="gramEnd"/>
      <w:r w:rsidRPr="005D7C0C">
        <w:rPr>
          <w:rFonts w:ascii="Segoe UI" w:eastAsia="Times New Roman" w:hAnsi="Segoe UI" w:cs="Segoe UI"/>
          <w:color w:val="333333"/>
          <w:sz w:val="24"/>
          <w:szCs w:val="24"/>
          <w:lang w:eastAsia="en-IN"/>
        </w:rPr>
        <w:t>&gt; tag parses the string representation of a time and date. It is used to format the time and date according to a customized formatting pattern.</w:t>
      </w:r>
    </w:p>
    <w:p w:rsidR="005D7C0C" w:rsidRPr="005D7C0C" w:rsidRDefault="005D7C0C" w:rsidP="005D7C0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D7C0C">
        <w:rPr>
          <w:rFonts w:ascii="Segoe UI" w:eastAsia="Times New Roman" w:hAnsi="Segoe UI" w:cs="Segoe UI"/>
          <w:b/>
          <w:bCs/>
          <w:color w:val="333333"/>
          <w:sz w:val="24"/>
          <w:szCs w:val="24"/>
          <w:lang w:eastAsia="en-IN"/>
        </w:rPr>
        <w:t>The syntax used for including the &lt;</w:t>
      </w:r>
      <w:proofErr w:type="spellStart"/>
      <w:r w:rsidRPr="005D7C0C">
        <w:rPr>
          <w:rFonts w:ascii="Segoe UI" w:eastAsia="Times New Roman" w:hAnsi="Segoe UI" w:cs="Segoe UI"/>
          <w:b/>
          <w:bCs/>
          <w:color w:val="333333"/>
          <w:sz w:val="24"/>
          <w:szCs w:val="24"/>
          <w:lang w:eastAsia="en-IN"/>
        </w:rPr>
        <w:t>fmt</w:t>
      </w:r>
      <w:proofErr w:type="gramStart"/>
      <w:r w:rsidRPr="005D7C0C">
        <w:rPr>
          <w:rFonts w:ascii="Segoe UI" w:eastAsia="Times New Roman" w:hAnsi="Segoe UI" w:cs="Segoe UI"/>
          <w:b/>
          <w:bCs/>
          <w:color w:val="333333"/>
          <w:sz w:val="24"/>
          <w:szCs w:val="24"/>
          <w:lang w:eastAsia="en-IN"/>
        </w:rPr>
        <w:t>:parseDate</w:t>
      </w:r>
      <w:proofErr w:type="spellEnd"/>
      <w:proofErr w:type="gramEnd"/>
      <w:r w:rsidRPr="005D7C0C">
        <w:rPr>
          <w:rFonts w:ascii="Segoe UI" w:eastAsia="Times New Roman" w:hAnsi="Segoe UI" w:cs="Segoe UI"/>
          <w:b/>
          <w:bCs/>
          <w:color w:val="333333"/>
          <w:sz w:val="24"/>
          <w:szCs w:val="24"/>
          <w:lang w:eastAsia="en-IN"/>
        </w:rPr>
        <w:t>&gt; tag is:</w:t>
      </w:r>
    </w:p>
    <w:p w:rsidR="005D7C0C" w:rsidRPr="005D7C0C" w:rsidRDefault="005D7C0C" w:rsidP="00B36551">
      <w:pPr>
        <w:spacing w:after="12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b/>
          <w:bCs/>
          <w:color w:val="006699"/>
          <w:sz w:val="24"/>
          <w:szCs w:val="24"/>
          <w:bdr w:val="none" w:sz="0" w:space="0" w:color="auto" w:frame="1"/>
          <w:lang w:eastAsia="en-IN"/>
        </w:rPr>
        <w:t>&lt;</w:t>
      </w:r>
      <w:proofErr w:type="spellStart"/>
      <w:r w:rsidRPr="005D7C0C">
        <w:rPr>
          <w:rFonts w:ascii="Segoe UI" w:eastAsia="Times New Roman" w:hAnsi="Segoe UI" w:cs="Segoe UI"/>
          <w:b/>
          <w:bCs/>
          <w:color w:val="006699"/>
          <w:sz w:val="24"/>
          <w:szCs w:val="24"/>
          <w:bdr w:val="none" w:sz="0" w:space="0" w:color="auto" w:frame="1"/>
          <w:lang w:eastAsia="en-IN"/>
        </w:rPr>
        <w:t>fmt</w:t>
      </w:r>
      <w:proofErr w:type="gramStart"/>
      <w:r w:rsidRPr="005D7C0C">
        <w:rPr>
          <w:rFonts w:ascii="Segoe UI" w:eastAsia="Times New Roman" w:hAnsi="Segoe UI" w:cs="Segoe UI"/>
          <w:b/>
          <w:bCs/>
          <w:color w:val="006699"/>
          <w:sz w:val="24"/>
          <w:szCs w:val="24"/>
          <w:bdr w:val="none" w:sz="0" w:space="0" w:color="auto" w:frame="1"/>
          <w:lang w:eastAsia="en-IN"/>
        </w:rPr>
        <w:t>:parseDate</w:t>
      </w:r>
      <w:proofErr w:type="spellEnd"/>
      <w:proofErr w:type="gramEnd"/>
      <w:r w:rsidRPr="005D7C0C">
        <w:rPr>
          <w:rFonts w:ascii="Segoe UI" w:eastAsia="Times New Roman" w:hAnsi="Segoe UI" w:cs="Segoe UI"/>
          <w:color w:val="000000"/>
          <w:sz w:val="24"/>
          <w:szCs w:val="24"/>
          <w:bdr w:val="none" w:sz="0" w:space="0" w:color="auto" w:frame="1"/>
          <w:lang w:eastAsia="en-IN"/>
        </w:rPr>
        <w:t> attributes</w:t>
      </w:r>
      <w:r w:rsidRPr="005D7C0C">
        <w:rPr>
          <w:rFonts w:ascii="Segoe UI" w:eastAsia="Times New Roman" w:hAnsi="Segoe UI" w:cs="Segoe UI"/>
          <w:b/>
          <w:bCs/>
          <w:color w:val="006699"/>
          <w:sz w:val="24"/>
          <w:szCs w:val="24"/>
          <w:bdr w:val="none" w:sz="0" w:space="0" w:color="auto" w:frame="1"/>
          <w:lang w:eastAsia="en-IN"/>
        </w:rPr>
        <w:t>/&gt;</w:t>
      </w: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5D7C0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D7C0C">
        <w:rPr>
          <w:rFonts w:ascii="Segoe UI" w:eastAsia="Times New Roman" w:hAnsi="Segoe UI" w:cs="Segoe UI"/>
          <w:color w:val="333333"/>
          <w:sz w:val="24"/>
          <w:szCs w:val="24"/>
          <w:lang w:eastAsia="en-IN"/>
        </w:rPr>
        <w:t>Let's see the simple example to understand the formatting &lt;</w:t>
      </w:r>
      <w:proofErr w:type="spellStart"/>
      <w:r w:rsidRPr="005D7C0C">
        <w:rPr>
          <w:rFonts w:ascii="Segoe UI" w:eastAsia="Times New Roman" w:hAnsi="Segoe UI" w:cs="Segoe UI"/>
          <w:color w:val="333333"/>
          <w:sz w:val="24"/>
          <w:szCs w:val="24"/>
          <w:lang w:eastAsia="en-IN"/>
        </w:rPr>
        <w:t>fmt</w:t>
      </w:r>
      <w:proofErr w:type="gramStart"/>
      <w:r w:rsidRPr="005D7C0C">
        <w:rPr>
          <w:rFonts w:ascii="Segoe UI" w:eastAsia="Times New Roman" w:hAnsi="Segoe UI" w:cs="Segoe UI"/>
          <w:color w:val="333333"/>
          <w:sz w:val="24"/>
          <w:szCs w:val="24"/>
          <w:lang w:eastAsia="en-IN"/>
        </w:rPr>
        <w:t>:parseDate</w:t>
      </w:r>
      <w:proofErr w:type="spellEnd"/>
      <w:proofErr w:type="gramEnd"/>
      <w:r w:rsidRPr="005D7C0C">
        <w:rPr>
          <w:rFonts w:ascii="Segoe UI" w:eastAsia="Times New Roman" w:hAnsi="Segoe UI" w:cs="Segoe UI"/>
          <w:color w:val="333333"/>
          <w:sz w:val="24"/>
          <w:szCs w:val="24"/>
          <w:lang w:eastAsia="en-IN"/>
        </w:rPr>
        <w:t>&gt; tag:</w:t>
      </w:r>
    </w:p>
    <w:p w:rsidR="005D7C0C" w:rsidRPr="005D7C0C" w:rsidRDefault="005D7C0C" w:rsidP="00B36551">
      <w:pPr>
        <w:spacing w:after="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b/>
          <w:bCs/>
          <w:color w:val="006699"/>
          <w:sz w:val="24"/>
          <w:szCs w:val="24"/>
          <w:bdr w:val="none" w:sz="0" w:space="0" w:color="auto" w:frame="1"/>
          <w:lang w:eastAsia="en-IN"/>
        </w:rPr>
        <w:t>&lt;</w:t>
      </w:r>
      <w:r w:rsidRPr="005D7C0C">
        <w:rPr>
          <w:rFonts w:ascii="Segoe UI" w:eastAsia="Times New Roman" w:hAnsi="Segoe UI" w:cs="Segoe UI"/>
          <w:color w:val="000000"/>
          <w:sz w:val="24"/>
          <w:szCs w:val="24"/>
          <w:bdr w:val="none" w:sz="0" w:space="0" w:color="auto" w:frame="1"/>
          <w:lang w:eastAsia="en-IN"/>
        </w:rPr>
        <w:t>%@ taglib </w:t>
      </w:r>
      <w:r w:rsidRPr="005D7C0C">
        <w:rPr>
          <w:rFonts w:ascii="Segoe UI" w:eastAsia="Times New Roman" w:hAnsi="Segoe UI" w:cs="Segoe UI"/>
          <w:color w:val="FF0000"/>
          <w:sz w:val="24"/>
          <w:szCs w:val="24"/>
          <w:bdr w:val="none" w:sz="0" w:space="0" w:color="auto" w:frame="1"/>
          <w:lang w:eastAsia="en-IN"/>
        </w:rPr>
        <w:t>prefix</w:t>
      </w:r>
      <w:r w:rsidRPr="005D7C0C">
        <w:rPr>
          <w:rFonts w:ascii="Segoe UI" w:eastAsia="Times New Roman" w:hAnsi="Segoe UI" w:cs="Segoe UI"/>
          <w:color w:val="000000"/>
          <w:sz w:val="24"/>
          <w:szCs w:val="24"/>
          <w:bdr w:val="none" w:sz="0" w:space="0" w:color="auto" w:frame="1"/>
          <w:lang w:eastAsia="en-IN"/>
        </w:rPr>
        <w:t>=</w:t>
      </w:r>
      <w:r w:rsidRPr="005D7C0C">
        <w:rPr>
          <w:rFonts w:ascii="Segoe UI" w:eastAsia="Times New Roman" w:hAnsi="Segoe UI" w:cs="Segoe UI"/>
          <w:color w:val="0000FF"/>
          <w:sz w:val="24"/>
          <w:szCs w:val="24"/>
          <w:bdr w:val="none" w:sz="0" w:space="0" w:color="auto" w:frame="1"/>
          <w:lang w:eastAsia="en-IN"/>
        </w:rPr>
        <w:t>"c"</w:t>
      </w:r>
      <w:r w:rsidRPr="005D7C0C">
        <w:rPr>
          <w:rFonts w:ascii="Segoe UI" w:eastAsia="Times New Roman" w:hAnsi="Segoe UI" w:cs="Segoe UI"/>
          <w:color w:val="000000"/>
          <w:sz w:val="24"/>
          <w:szCs w:val="24"/>
          <w:bdr w:val="none" w:sz="0" w:space="0" w:color="auto" w:frame="1"/>
          <w:lang w:eastAsia="en-IN"/>
        </w:rPr>
        <w:t> </w:t>
      </w:r>
      <w:r w:rsidRPr="005D7C0C">
        <w:rPr>
          <w:rFonts w:ascii="Segoe UI" w:eastAsia="Times New Roman" w:hAnsi="Segoe UI" w:cs="Segoe UI"/>
          <w:color w:val="FF0000"/>
          <w:sz w:val="24"/>
          <w:szCs w:val="24"/>
          <w:bdr w:val="none" w:sz="0" w:space="0" w:color="auto" w:frame="1"/>
          <w:lang w:eastAsia="en-IN"/>
        </w:rPr>
        <w:t>uri</w:t>
      </w:r>
      <w:r w:rsidRPr="005D7C0C">
        <w:rPr>
          <w:rFonts w:ascii="Segoe UI" w:eastAsia="Times New Roman" w:hAnsi="Segoe UI" w:cs="Segoe UI"/>
          <w:color w:val="000000"/>
          <w:sz w:val="24"/>
          <w:szCs w:val="24"/>
          <w:bdr w:val="none" w:sz="0" w:space="0" w:color="auto" w:frame="1"/>
          <w:lang w:eastAsia="en-IN"/>
        </w:rPr>
        <w:t>=</w:t>
      </w:r>
      <w:r w:rsidRPr="005D7C0C">
        <w:rPr>
          <w:rFonts w:ascii="Segoe UI" w:eastAsia="Times New Roman" w:hAnsi="Segoe UI" w:cs="Segoe UI"/>
          <w:color w:val="0000FF"/>
          <w:sz w:val="24"/>
          <w:szCs w:val="24"/>
          <w:bdr w:val="none" w:sz="0" w:space="0" w:color="auto" w:frame="1"/>
          <w:lang w:eastAsia="en-IN"/>
        </w:rPr>
        <w:t>"http://java.sun.com/jsp/jstl/core"</w:t>
      </w:r>
      <w:r w:rsidRPr="005D7C0C">
        <w:rPr>
          <w:rFonts w:ascii="Segoe UI" w:eastAsia="Times New Roman" w:hAnsi="Segoe UI" w:cs="Segoe UI"/>
          <w:color w:val="000000"/>
          <w:sz w:val="24"/>
          <w:szCs w:val="24"/>
          <w:bdr w:val="none" w:sz="0" w:space="0" w:color="auto" w:frame="1"/>
          <w:lang w:eastAsia="en-IN"/>
        </w:rPr>
        <w:t> %</w:t>
      </w:r>
      <w:r w:rsidRPr="005D7C0C">
        <w:rPr>
          <w:rFonts w:ascii="Segoe UI" w:eastAsia="Times New Roman" w:hAnsi="Segoe UI" w:cs="Segoe UI"/>
          <w:b/>
          <w:bCs/>
          <w:color w:val="006699"/>
          <w:sz w:val="24"/>
          <w:szCs w:val="24"/>
          <w:bdr w:val="none" w:sz="0" w:space="0" w:color="auto" w:frame="1"/>
          <w:lang w:eastAsia="en-IN"/>
        </w:rPr>
        <w:t>&gt;</w:t>
      </w: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B36551">
      <w:pPr>
        <w:spacing w:after="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b/>
          <w:bCs/>
          <w:color w:val="006699"/>
          <w:sz w:val="24"/>
          <w:szCs w:val="24"/>
          <w:bdr w:val="none" w:sz="0" w:space="0" w:color="auto" w:frame="1"/>
          <w:lang w:eastAsia="en-IN"/>
        </w:rPr>
        <w:t>&lt;</w:t>
      </w:r>
      <w:r w:rsidRPr="005D7C0C">
        <w:rPr>
          <w:rFonts w:ascii="Segoe UI" w:eastAsia="Times New Roman" w:hAnsi="Segoe UI" w:cs="Segoe UI"/>
          <w:color w:val="000000"/>
          <w:sz w:val="24"/>
          <w:szCs w:val="24"/>
          <w:bdr w:val="none" w:sz="0" w:space="0" w:color="auto" w:frame="1"/>
          <w:lang w:eastAsia="en-IN"/>
        </w:rPr>
        <w:t>%@ taglib </w:t>
      </w:r>
      <w:r w:rsidRPr="005D7C0C">
        <w:rPr>
          <w:rFonts w:ascii="Segoe UI" w:eastAsia="Times New Roman" w:hAnsi="Segoe UI" w:cs="Segoe UI"/>
          <w:color w:val="FF0000"/>
          <w:sz w:val="24"/>
          <w:szCs w:val="24"/>
          <w:bdr w:val="none" w:sz="0" w:space="0" w:color="auto" w:frame="1"/>
          <w:lang w:eastAsia="en-IN"/>
        </w:rPr>
        <w:t>prefix</w:t>
      </w:r>
      <w:r w:rsidRPr="005D7C0C">
        <w:rPr>
          <w:rFonts w:ascii="Segoe UI" w:eastAsia="Times New Roman" w:hAnsi="Segoe UI" w:cs="Segoe UI"/>
          <w:color w:val="000000"/>
          <w:sz w:val="24"/>
          <w:szCs w:val="24"/>
          <w:bdr w:val="none" w:sz="0" w:space="0" w:color="auto" w:frame="1"/>
          <w:lang w:eastAsia="en-IN"/>
        </w:rPr>
        <w:t>=</w:t>
      </w:r>
      <w:r w:rsidRPr="005D7C0C">
        <w:rPr>
          <w:rFonts w:ascii="Segoe UI" w:eastAsia="Times New Roman" w:hAnsi="Segoe UI" w:cs="Segoe UI"/>
          <w:color w:val="0000FF"/>
          <w:sz w:val="24"/>
          <w:szCs w:val="24"/>
          <w:bdr w:val="none" w:sz="0" w:space="0" w:color="auto" w:frame="1"/>
          <w:lang w:eastAsia="en-IN"/>
        </w:rPr>
        <w:t>"fmt"</w:t>
      </w:r>
      <w:r w:rsidRPr="005D7C0C">
        <w:rPr>
          <w:rFonts w:ascii="Segoe UI" w:eastAsia="Times New Roman" w:hAnsi="Segoe UI" w:cs="Segoe UI"/>
          <w:color w:val="000000"/>
          <w:sz w:val="24"/>
          <w:szCs w:val="24"/>
          <w:bdr w:val="none" w:sz="0" w:space="0" w:color="auto" w:frame="1"/>
          <w:lang w:eastAsia="en-IN"/>
        </w:rPr>
        <w:t> </w:t>
      </w:r>
      <w:r w:rsidRPr="005D7C0C">
        <w:rPr>
          <w:rFonts w:ascii="Segoe UI" w:eastAsia="Times New Roman" w:hAnsi="Segoe UI" w:cs="Segoe UI"/>
          <w:color w:val="FF0000"/>
          <w:sz w:val="24"/>
          <w:szCs w:val="24"/>
          <w:bdr w:val="none" w:sz="0" w:space="0" w:color="auto" w:frame="1"/>
          <w:lang w:eastAsia="en-IN"/>
        </w:rPr>
        <w:t>uri</w:t>
      </w:r>
      <w:r w:rsidRPr="005D7C0C">
        <w:rPr>
          <w:rFonts w:ascii="Segoe UI" w:eastAsia="Times New Roman" w:hAnsi="Segoe UI" w:cs="Segoe UI"/>
          <w:color w:val="000000"/>
          <w:sz w:val="24"/>
          <w:szCs w:val="24"/>
          <w:bdr w:val="none" w:sz="0" w:space="0" w:color="auto" w:frame="1"/>
          <w:lang w:eastAsia="en-IN"/>
        </w:rPr>
        <w:t>=</w:t>
      </w:r>
      <w:r w:rsidRPr="005D7C0C">
        <w:rPr>
          <w:rFonts w:ascii="Segoe UI" w:eastAsia="Times New Roman" w:hAnsi="Segoe UI" w:cs="Segoe UI"/>
          <w:color w:val="0000FF"/>
          <w:sz w:val="24"/>
          <w:szCs w:val="24"/>
          <w:bdr w:val="none" w:sz="0" w:space="0" w:color="auto" w:frame="1"/>
          <w:lang w:eastAsia="en-IN"/>
        </w:rPr>
        <w:t>"http://java.sun.com/jsp/jstl/fmt"</w:t>
      </w:r>
      <w:r w:rsidRPr="005D7C0C">
        <w:rPr>
          <w:rFonts w:ascii="Segoe UI" w:eastAsia="Times New Roman" w:hAnsi="Segoe UI" w:cs="Segoe UI"/>
          <w:color w:val="000000"/>
          <w:sz w:val="24"/>
          <w:szCs w:val="24"/>
          <w:bdr w:val="none" w:sz="0" w:space="0" w:color="auto" w:frame="1"/>
          <w:lang w:eastAsia="en-IN"/>
        </w:rPr>
        <w:t> %</w:t>
      </w:r>
      <w:r w:rsidRPr="005D7C0C">
        <w:rPr>
          <w:rFonts w:ascii="Segoe UI" w:eastAsia="Times New Roman" w:hAnsi="Segoe UI" w:cs="Segoe UI"/>
          <w:b/>
          <w:bCs/>
          <w:color w:val="006699"/>
          <w:sz w:val="24"/>
          <w:szCs w:val="24"/>
          <w:bdr w:val="none" w:sz="0" w:space="0" w:color="auto" w:frame="1"/>
          <w:lang w:eastAsia="en-IN"/>
        </w:rPr>
        <w:t>&gt;</w:t>
      </w: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B36551">
      <w:pPr>
        <w:spacing w:after="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B36551">
      <w:pPr>
        <w:spacing w:after="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b/>
          <w:bCs/>
          <w:color w:val="006699"/>
          <w:sz w:val="24"/>
          <w:szCs w:val="24"/>
          <w:bdr w:val="none" w:sz="0" w:space="0" w:color="auto" w:frame="1"/>
          <w:lang w:eastAsia="en-IN"/>
        </w:rPr>
        <w:t>&lt;</w:t>
      </w:r>
      <w:proofErr w:type="gramStart"/>
      <w:r w:rsidRPr="005D7C0C">
        <w:rPr>
          <w:rFonts w:ascii="Segoe UI" w:eastAsia="Times New Roman" w:hAnsi="Segoe UI" w:cs="Segoe UI"/>
          <w:b/>
          <w:bCs/>
          <w:color w:val="006699"/>
          <w:sz w:val="24"/>
          <w:szCs w:val="24"/>
          <w:bdr w:val="none" w:sz="0" w:space="0" w:color="auto" w:frame="1"/>
          <w:lang w:eastAsia="en-IN"/>
        </w:rPr>
        <w:t>html</w:t>
      </w:r>
      <w:proofErr w:type="gramEnd"/>
      <w:r w:rsidRPr="005D7C0C">
        <w:rPr>
          <w:rFonts w:ascii="Segoe UI" w:eastAsia="Times New Roman" w:hAnsi="Segoe UI" w:cs="Segoe UI"/>
          <w:b/>
          <w:bCs/>
          <w:color w:val="006699"/>
          <w:sz w:val="24"/>
          <w:szCs w:val="24"/>
          <w:bdr w:val="none" w:sz="0" w:space="0" w:color="auto" w:frame="1"/>
          <w:lang w:eastAsia="en-IN"/>
        </w:rPr>
        <w:t>&gt;</w:t>
      </w: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B36551">
      <w:pPr>
        <w:spacing w:after="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b/>
          <w:bCs/>
          <w:color w:val="006699"/>
          <w:sz w:val="24"/>
          <w:szCs w:val="24"/>
          <w:bdr w:val="none" w:sz="0" w:space="0" w:color="auto" w:frame="1"/>
          <w:lang w:eastAsia="en-IN"/>
        </w:rPr>
        <w:t>&lt;</w:t>
      </w:r>
      <w:proofErr w:type="gramStart"/>
      <w:r w:rsidRPr="005D7C0C">
        <w:rPr>
          <w:rFonts w:ascii="Segoe UI" w:eastAsia="Times New Roman" w:hAnsi="Segoe UI" w:cs="Segoe UI"/>
          <w:b/>
          <w:bCs/>
          <w:color w:val="006699"/>
          <w:sz w:val="24"/>
          <w:szCs w:val="24"/>
          <w:bdr w:val="none" w:sz="0" w:space="0" w:color="auto" w:frame="1"/>
          <w:lang w:eastAsia="en-IN"/>
        </w:rPr>
        <w:t>head</w:t>
      </w:r>
      <w:proofErr w:type="gramEnd"/>
      <w:r w:rsidRPr="005D7C0C">
        <w:rPr>
          <w:rFonts w:ascii="Segoe UI" w:eastAsia="Times New Roman" w:hAnsi="Segoe UI" w:cs="Segoe UI"/>
          <w:b/>
          <w:bCs/>
          <w:color w:val="006699"/>
          <w:sz w:val="24"/>
          <w:szCs w:val="24"/>
          <w:bdr w:val="none" w:sz="0" w:space="0" w:color="auto" w:frame="1"/>
          <w:lang w:eastAsia="en-IN"/>
        </w:rPr>
        <w:t>&gt;</w:t>
      </w: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B36551">
      <w:pPr>
        <w:spacing w:after="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color w:val="000000"/>
          <w:sz w:val="24"/>
          <w:szCs w:val="24"/>
          <w:bdr w:val="none" w:sz="0" w:space="0" w:color="auto" w:frame="1"/>
          <w:lang w:eastAsia="en-IN"/>
        </w:rPr>
        <w:t>  </w:t>
      </w:r>
      <w:r w:rsidRPr="005D7C0C">
        <w:rPr>
          <w:rFonts w:ascii="Segoe UI" w:eastAsia="Times New Roman" w:hAnsi="Segoe UI" w:cs="Segoe UI"/>
          <w:b/>
          <w:bCs/>
          <w:color w:val="006699"/>
          <w:sz w:val="24"/>
          <w:szCs w:val="24"/>
          <w:bdr w:val="none" w:sz="0" w:space="0" w:color="auto" w:frame="1"/>
          <w:lang w:eastAsia="en-IN"/>
        </w:rPr>
        <w:t>&lt;</w:t>
      </w:r>
      <w:proofErr w:type="gramStart"/>
      <w:r w:rsidRPr="005D7C0C">
        <w:rPr>
          <w:rFonts w:ascii="Segoe UI" w:eastAsia="Times New Roman" w:hAnsi="Segoe UI" w:cs="Segoe UI"/>
          <w:b/>
          <w:bCs/>
          <w:color w:val="006699"/>
          <w:sz w:val="24"/>
          <w:szCs w:val="24"/>
          <w:bdr w:val="none" w:sz="0" w:space="0" w:color="auto" w:frame="1"/>
          <w:lang w:eastAsia="en-IN"/>
        </w:rPr>
        <w:t>title&gt;</w:t>
      </w:r>
      <w:proofErr w:type="spellStart"/>
      <w:proofErr w:type="gramEnd"/>
      <w:r w:rsidRPr="005D7C0C">
        <w:rPr>
          <w:rFonts w:ascii="Segoe UI" w:eastAsia="Times New Roman" w:hAnsi="Segoe UI" w:cs="Segoe UI"/>
          <w:color w:val="000000"/>
          <w:sz w:val="24"/>
          <w:szCs w:val="24"/>
          <w:bdr w:val="none" w:sz="0" w:space="0" w:color="auto" w:frame="1"/>
          <w:lang w:eastAsia="en-IN"/>
        </w:rPr>
        <w:t>fmt:parseDate</w:t>
      </w:r>
      <w:proofErr w:type="spellEnd"/>
      <w:r w:rsidRPr="005D7C0C">
        <w:rPr>
          <w:rFonts w:ascii="Segoe UI" w:eastAsia="Times New Roman" w:hAnsi="Segoe UI" w:cs="Segoe UI"/>
          <w:color w:val="000000"/>
          <w:sz w:val="24"/>
          <w:szCs w:val="24"/>
          <w:bdr w:val="none" w:sz="0" w:space="0" w:color="auto" w:frame="1"/>
          <w:lang w:eastAsia="en-IN"/>
        </w:rPr>
        <w:t> Tag</w:t>
      </w:r>
      <w:r w:rsidRPr="005D7C0C">
        <w:rPr>
          <w:rFonts w:ascii="Segoe UI" w:eastAsia="Times New Roman" w:hAnsi="Segoe UI" w:cs="Segoe UI"/>
          <w:b/>
          <w:bCs/>
          <w:color w:val="006699"/>
          <w:sz w:val="24"/>
          <w:szCs w:val="24"/>
          <w:bdr w:val="none" w:sz="0" w:space="0" w:color="auto" w:frame="1"/>
          <w:lang w:eastAsia="en-IN"/>
        </w:rPr>
        <w:t>&lt;/title&gt;</w:t>
      </w: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B36551">
      <w:pPr>
        <w:spacing w:after="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b/>
          <w:bCs/>
          <w:color w:val="006699"/>
          <w:sz w:val="24"/>
          <w:szCs w:val="24"/>
          <w:bdr w:val="none" w:sz="0" w:space="0" w:color="auto" w:frame="1"/>
          <w:lang w:eastAsia="en-IN"/>
        </w:rPr>
        <w:t>&lt;/head&gt;</w:t>
      </w: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B36551">
      <w:pPr>
        <w:spacing w:after="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b/>
          <w:bCs/>
          <w:color w:val="006699"/>
          <w:sz w:val="24"/>
          <w:szCs w:val="24"/>
          <w:bdr w:val="none" w:sz="0" w:space="0" w:color="auto" w:frame="1"/>
          <w:lang w:eastAsia="en-IN"/>
        </w:rPr>
        <w:t>&lt;</w:t>
      </w:r>
      <w:proofErr w:type="gramStart"/>
      <w:r w:rsidRPr="005D7C0C">
        <w:rPr>
          <w:rFonts w:ascii="Segoe UI" w:eastAsia="Times New Roman" w:hAnsi="Segoe UI" w:cs="Segoe UI"/>
          <w:b/>
          <w:bCs/>
          <w:color w:val="006699"/>
          <w:sz w:val="24"/>
          <w:szCs w:val="24"/>
          <w:bdr w:val="none" w:sz="0" w:space="0" w:color="auto" w:frame="1"/>
          <w:lang w:eastAsia="en-IN"/>
        </w:rPr>
        <w:t>body</w:t>
      </w:r>
      <w:proofErr w:type="gramEnd"/>
      <w:r w:rsidRPr="005D7C0C">
        <w:rPr>
          <w:rFonts w:ascii="Segoe UI" w:eastAsia="Times New Roman" w:hAnsi="Segoe UI" w:cs="Segoe UI"/>
          <w:b/>
          <w:bCs/>
          <w:color w:val="006699"/>
          <w:sz w:val="24"/>
          <w:szCs w:val="24"/>
          <w:bdr w:val="none" w:sz="0" w:space="0" w:color="auto" w:frame="1"/>
          <w:lang w:eastAsia="en-IN"/>
        </w:rPr>
        <w:t>&gt;</w:t>
      </w: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B36551">
      <w:pPr>
        <w:spacing w:after="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b/>
          <w:bCs/>
          <w:color w:val="006699"/>
          <w:sz w:val="24"/>
          <w:szCs w:val="24"/>
          <w:bdr w:val="none" w:sz="0" w:space="0" w:color="auto" w:frame="1"/>
          <w:lang w:eastAsia="en-IN"/>
        </w:rPr>
        <w:t>&lt;h3&gt;</w:t>
      </w:r>
      <w:r w:rsidRPr="005D7C0C">
        <w:rPr>
          <w:rFonts w:ascii="Segoe UI" w:eastAsia="Times New Roman" w:hAnsi="Segoe UI" w:cs="Segoe UI"/>
          <w:color w:val="000000"/>
          <w:sz w:val="24"/>
          <w:szCs w:val="24"/>
          <w:bdr w:val="none" w:sz="0" w:space="0" w:color="auto" w:frame="1"/>
          <w:lang w:eastAsia="en-IN"/>
        </w:rPr>
        <w:t>Parsed </w:t>
      </w:r>
      <w:proofErr w:type="gramStart"/>
      <w:r w:rsidRPr="005D7C0C">
        <w:rPr>
          <w:rFonts w:ascii="Segoe UI" w:eastAsia="Times New Roman" w:hAnsi="Segoe UI" w:cs="Segoe UI"/>
          <w:color w:val="000000"/>
          <w:sz w:val="24"/>
          <w:szCs w:val="24"/>
          <w:bdr w:val="none" w:sz="0" w:space="0" w:color="auto" w:frame="1"/>
          <w:lang w:eastAsia="en-IN"/>
        </w:rPr>
        <w:t>Date:</w:t>
      </w:r>
      <w:proofErr w:type="gramEnd"/>
      <w:r w:rsidRPr="005D7C0C">
        <w:rPr>
          <w:rFonts w:ascii="Segoe UI" w:eastAsia="Times New Roman" w:hAnsi="Segoe UI" w:cs="Segoe UI"/>
          <w:b/>
          <w:bCs/>
          <w:color w:val="006699"/>
          <w:sz w:val="24"/>
          <w:szCs w:val="24"/>
          <w:bdr w:val="none" w:sz="0" w:space="0" w:color="auto" w:frame="1"/>
          <w:lang w:eastAsia="en-IN"/>
        </w:rPr>
        <w:t>&lt;/h3&gt;</w:t>
      </w: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B36551">
      <w:pPr>
        <w:spacing w:after="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b/>
          <w:bCs/>
          <w:color w:val="006699"/>
          <w:sz w:val="24"/>
          <w:szCs w:val="24"/>
          <w:bdr w:val="none" w:sz="0" w:space="0" w:color="auto" w:frame="1"/>
          <w:lang w:eastAsia="en-IN"/>
        </w:rPr>
        <w:t>&lt;</w:t>
      </w:r>
      <w:proofErr w:type="spellStart"/>
      <w:r w:rsidRPr="005D7C0C">
        <w:rPr>
          <w:rFonts w:ascii="Segoe UI" w:eastAsia="Times New Roman" w:hAnsi="Segoe UI" w:cs="Segoe UI"/>
          <w:b/>
          <w:bCs/>
          <w:color w:val="006699"/>
          <w:sz w:val="24"/>
          <w:szCs w:val="24"/>
          <w:bdr w:val="none" w:sz="0" w:space="0" w:color="auto" w:frame="1"/>
          <w:lang w:eastAsia="en-IN"/>
        </w:rPr>
        <w:t>c</w:t>
      </w:r>
      <w:proofErr w:type="gramStart"/>
      <w:r w:rsidRPr="005D7C0C">
        <w:rPr>
          <w:rFonts w:ascii="Segoe UI" w:eastAsia="Times New Roman" w:hAnsi="Segoe UI" w:cs="Segoe UI"/>
          <w:b/>
          <w:bCs/>
          <w:color w:val="006699"/>
          <w:sz w:val="24"/>
          <w:szCs w:val="24"/>
          <w:bdr w:val="none" w:sz="0" w:space="0" w:color="auto" w:frame="1"/>
          <w:lang w:eastAsia="en-IN"/>
        </w:rPr>
        <w:t>:set</w:t>
      </w:r>
      <w:proofErr w:type="spellEnd"/>
      <w:proofErr w:type="gramEnd"/>
      <w:r w:rsidRPr="005D7C0C">
        <w:rPr>
          <w:rFonts w:ascii="Segoe UI" w:eastAsia="Times New Roman" w:hAnsi="Segoe UI" w:cs="Segoe UI"/>
          <w:color w:val="000000"/>
          <w:sz w:val="24"/>
          <w:szCs w:val="24"/>
          <w:bdr w:val="none" w:sz="0" w:space="0" w:color="auto" w:frame="1"/>
          <w:lang w:eastAsia="en-IN"/>
        </w:rPr>
        <w:t> </w:t>
      </w:r>
      <w:proofErr w:type="spellStart"/>
      <w:r w:rsidRPr="005D7C0C">
        <w:rPr>
          <w:rFonts w:ascii="Segoe UI" w:eastAsia="Times New Roman" w:hAnsi="Segoe UI" w:cs="Segoe UI"/>
          <w:color w:val="FF0000"/>
          <w:sz w:val="24"/>
          <w:szCs w:val="24"/>
          <w:bdr w:val="none" w:sz="0" w:space="0" w:color="auto" w:frame="1"/>
          <w:lang w:eastAsia="en-IN"/>
        </w:rPr>
        <w:t>var</w:t>
      </w:r>
      <w:proofErr w:type="spellEnd"/>
      <w:r w:rsidRPr="005D7C0C">
        <w:rPr>
          <w:rFonts w:ascii="Segoe UI" w:eastAsia="Times New Roman" w:hAnsi="Segoe UI" w:cs="Segoe UI"/>
          <w:color w:val="000000"/>
          <w:sz w:val="24"/>
          <w:szCs w:val="24"/>
          <w:bdr w:val="none" w:sz="0" w:space="0" w:color="auto" w:frame="1"/>
          <w:lang w:eastAsia="en-IN"/>
        </w:rPr>
        <w:t>=</w:t>
      </w:r>
      <w:r w:rsidRPr="005D7C0C">
        <w:rPr>
          <w:rFonts w:ascii="Segoe UI" w:eastAsia="Times New Roman" w:hAnsi="Segoe UI" w:cs="Segoe UI"/>
          <w:color w:val="0000FF"/>
          <w:sz w:val="24"/>
          <w:szCs w:val="24"/>
          <w:bdr w:val="none" w:sz="0" w:space="0" w:color="auto" w:frame="1"/>
          <w:lang w:eastAsia="en-IN"/>
        </w:rPr>
        <w:t>"date"</w:t>
      </w:r>
      <w:r w:rsidRPr="005D7C0C">
        <w:rPr>
          <w:rFonts w:ascii="Segoe UI" w:eastAsia="Times New Roman" w:hAnsi="Segoe UI" w:cs="Segoe UI"/>
          <w:color w:val="000000"/>
          <w:sz w:val="24"/>
          <w:szCs w:val="24"/>
          <w:bdr w:val="none" w:sz="0" w:space="0" w:color="auto" w:frame="1"/>
          <w:lang w:eastAsia="en-IN"/>
        </w:rPr>
        <w:t> </w:t>
      </w:r>
      <w:r w:rsidRPr="005D7C0C">
        <w:rPr>
          <w:rFonts w:ascii="Segoe UI" w:eastAsia="Times New Roman" w:hAnsi="Segoe UI" w:cs="Segoe UI"/>
          <w:color w:val="FF0000"/>
          <w:sz w:val="24"/>
          <w:szCs w:val="24"/>
          <w:bdr w:val="none" w:sz="0" w:space="0" w:color="auto" w:frame="1"/>
          <w:lang w:eastAsia="en-IN"/>
        </w:rPr>
        <w:t>value</w:t>
      </w:r>
      <w:r w:rsidRPr="005D7C0C">
        <w:rPr>
          <w:rFonts w:ascii="Segoe UI" w:eastAsia="Times New Roman" w:hAnsi="Segoe UI" w:cs="Segoe UI"/>
          <w:color w:val="000000"/>
          <w:sz w:val="24"/>
          <w:szCs w:val="24"/>
          <w:bdr w:val="none" w:sz="0" w:space="0" w:color="auto" w:frame="1"/>
          <w:lang w:eastAsia="en-IN"/>
        </w:rPr>
        <w:t>=</w:t>
      </w:r>
      <w:r w:rsidRPr="005D7C0C">
        <w:rPr>
          <w:rFonts w:ascii="Segoe UI" w:eastAsia="Times New Roman" w:hAnsi="Segoe UI" w:cs="Segoe UI"/>
          <w:color w:val="0000FF"/>
          <w:sz w:val="24"/>
          <w:szCs w:val="24"/>
          <w:bdr w:val="none" w:sz="0" w:space="0" w:color="auto" w:frame="1"/>
          <w:lang w:eastAsia="en-IN"/>
        </w:rPr>
        <w:t>"12-08-2016"</w:t>
      </w:r>
      <w:r w:rsidRPr="005D7C0C">
        <w:rPr>
          <w:rFonts w:ascii="Segoe UI" w:eastAsia="Times New Roman" w:hAnsi="Segoe UI" w:cs="Segoe UI"/>
          <w:color w:val="000000"/>
          <w:sz w:val="24"/>
          <w:szCs w:val="24"/>
          <w:bdr w:val="none" w:sz="0" w:space="0" w:color="auto" w:frame="1"/>
          <w:lang w:eastAsia="en-IN"/>
        </w:rPr>
        <w:t> </w:t>
      </w:r>
      <w:r w:rsidRPr="005D7C0C">
        <w:rPr>
          <w:rFonts w:ascii="Segoe UI" w:eastAsia="Times New Roman" w:hAnsi="Segoe UI" w:cs="Segoe UI"/>
          <w:b/>
          <w:bCs/>
          <w:color w:val="006699"/>
          <w:sz w:val="24"/>
          <w:szCs w:val="24"/>
          <w:bdr w:val="none" w:sz="0" w:space="0" w:color="auto" w:frame="1"/>
          <w:lang w:eastAsia="en-IN"/>
        </w:rPr>
        <w:t>/&gt;</w:t>
      </w: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B36551">
      <w:pPr>
        <w:spacing w:after="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B36551">
      <w:pPr>
        <w:spacing w:after="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b/>
          <w:bCs/>
          <w:color w:val="006699"/>
          <w:sz w:val="24"/>
          <w:szCs w:val="24"/>
          <w:bdr w:val="none" w:sz="0" w:space="0" w:color="auto" w:frame="1"/>
          <w:lang w:eastAsia="en-IN"/>
        </w:rPr>
        <w:t>&lt;fmt</w:t>
      </w:r>
      <w:proofErr w:type="gramStart"/>
      <w:r w:rsidRPr="005D7C0C">
        <w:rPr>
          <w:rFonts w:ascii="Segoe UI" w:eastAsia="Times New Roman" w:hAnsi="Segoe UI" w:cs="Segoe UI"/>
          <w:b/>
          <w:bCs/>
          <w:color w:val="006699"/>
          <w:sz w:val="24"/>
          <w:szCs w:val="24"/>
          <w:bdr w:val="none" w:sz="0" w:space="0" w:color="auto" w:frame="1"/>
          <w:lang w:eastAsia="en-IN"/>
        </w:rPr>
        <w:t>:parseDate</w:t>
      </w:r>
      <w:proofErr w:type="gramEnd"/>
      <w:r w:rsidRPr="005D7C0C">
        <w:rPr>
          <w:rFonts w:ascii="Segoe UI" w:eastAsia="Times New Roman" w:hAnsi="Segoe UI" w:cs="Segoe UI"/>
          <w:color w:val="000000"/>
          <w:sz w:val="24"/>
          <w:szCs w:val="24"/>
          <w:bdr w:val="none" w:sz="0" w:space="0" w:color="auto" w:frame="1"/>
          <w:lang w:eastAsia="en-IN"/>
        </w:rPr>
        <w:t> </w:t>
      </w:r>
      <w:r w:rsidRPr="005D7C0C">
        <w:rPr>
          <w:rFonts w:ascii="Segoe UI" w:eastAsia="Times New Roman" w:hAnsi="Segoe UI" w:cs="Segoe UI"/>
          <w:color w:val="FF0000"/>
          <w:sz w:val="24"/>
          <w:szCs w:val="24"/>
          <w:bdr w:val="none" w:sz="0" w:space="0" w:color="auto" w:frame="1"/>
          <w:lang w:eastAsia="en-IN"/>
        </w:rPr>
        <w:t>value</w:t>
      </w:r>
      <w:r w:rsidRPr="005D7C0C">
        <w:rPr>
          <w:rFonts w:ascii="Segoe UI" w:eastAsia="Times New Roman" w:hAnsi="Segoe UI" w:cs="Segoe UI"/>
          <w:color w:val="000000"/>
          <w:sz w:val="24"/>
          <w:szCs w:val="24"/>
          <w:bdr w:val="none" w:sz="0" w:space="0" w:color="auto" w:frame="1"/>
          <w:lang w:eastAsia="en-IN"/>
        </w:rPr>
        <w:t>=</w:t>
      </w:r>
      <w:r w:rsidRPr="005D7C0C">
        <w:rPr>
          <w:rFonts w:ascii="Segoe UI" w:eastAsia="Times New Roman" w:hAnsi="Segoe UI" w:cs="Segoe UI"/>
          <w:color w:val="0000FF"/>
          <w:sz w:val="24"/>
          <w:szCs w:val="24"/>
          <w:bdr w:val="none" w:sz="0" w:space="0" w:color="auto" w:frame="1"/>
          <w:lang w:eastAsia="en-IN"/>
        </w:rPr>
        <w:t>"${date}"</w:t>
      </w:r>
      <w:r w:rsidRPr="005D7C0C">
        <w:rPr>
          <w:rFonts w:ascii="Segoe UI" w:eastAsia="Times New Roman" w:hAnsi="Segoe UI" w:cs="Segoe UI"/>
          <w:color w:val="000000"/>
          <w:sz w:val="24"/>
          <w:szCs w:val="24"/>
          <w:bdr w:val="none" w:sz="0" w:space="0" w:color="auto" w:frame="1"/>
          <w:lang w:eastAsia="en-IN"/>
        </w:rPr>
        <w:t> </w:t>
      </w:r>
      <w:r w:rsidRPr="005D7C0C">
        <w:rPr>
          <w:rFonts w:ascii="Segoe UI" w:eastAsia="Times New Roman" w:hAnsi="Segoe UI" w:cs="Segoe UI"/>
          <w:color w:val="FF0000"/>
          <w:sz w:val="24"/>
          <w:szCs w:val="24"/>
          <w:bdr w:val="none" w:sz="0" w:space="0" w:color="auto" w:frame="1"/>
          <w:lang w:eastAsia="en-IN"/>
        </w:rPr>
        <w:t>var</w:t>
      </w:r>
      <w:r w:rsidRPr="005D7C0C">
        <w:rPr>
          <w:rFonts w:ascii="Segoe UI" w:eastAsia="Times New Roman" w:hAnsi="Segoe UI" w:cs="Segoe UI"/>
          <w:color w:val="000000"/>
          <w:sz w:val="24"/>
          <w:szCs w:val="24"/>
          <w:bdr w:val="none" w:sz="0" w:space="0" w:color="auto" w:frame="1"/>
          <w:lang w:eastAsia="en-IN"/>
        </w:rPr>
        <w:t>=</w:t>
      </w:r>
      <w:r w:rsidRPr="005D7C0C">
        <w:rPr>
          <w:rFonts w:ascii="Segoe UI" w:eastAsia="Times New Roman" w:hAnsi="Segoe UI" w:cs="Segoe UI"/>
          <w:color w:val="0000FF"/>
          <w:sz w:val="24"/>
          <w:szCs w:val="24"/>
          <w:bdr w:val="none" w:sz="0" w:space="0" w:color="auto" w:frame="1"/>
          <w:lang w:eastAsia="en-IN"/>
        </w:rPr>
        <w:t>"parsedDate"</w:t>
      </w:r>
      <w:r w:rsidRPr="005D7C0C">
        <w:rPr>
          <w:rFonts w:ascii="Segoe UI" w:eastAsia="Times New Roman" w:hAnsi="Segoe UI" w:cs="Segoe UI"/>
          <w:color w:val="000000"/>
          <w:sz w:val="24"/>
          <w:szCs w:val="24"/>
          <w:bdr w:val="none" w:sz="0" w:space="0" w:color="auto" w:frame="1"/>
          <w:lang w:eastAsia="en-IN"/>
        </w:rPr>
        <w:t>  </w:t>
      </w:r>
      <w:r w:rsidRPr="005D7C0C">
        <w:rPr>
          <w:rFonts w:ascii="Segoe UI" w:eastAsia="Times New Roman" w:hAnsi="Segoe UI" w:cs="Segoe UI"/>
          <w:color w:val="FF0000"/>
          <w:sz w:val="24"/>
          <w:szCs w:val="24"/>
          <w:bdr w:val="none" w:sz="0" w:space="0" w:color="auto" w:frame="1"/>
          <w:lang w:eastAsia="en-IN"/>
        </w:rPr>
        <w:t>pattern</w:t>
      </w:r>
      <w:r w:rsidRPr="005D7C0C">
        <w:rPr>
          <w:rFonts w:ascii="Segoe UI" w:eastAsia="Times New Roman" w:hAnsi="Segoe UI" w:cs="Segoe UI"/>
          <w:color w:val="000000"/>
          <w:sz w:val="24"/>
          <w:szCs w:val="24"/>
          <w:bdr w:val="none" w:sz="0" w:space="0" w:color="auto" w:frame="1"/>
          <w:lang w:eastAsia="en-IN"/>
        </w:rPr>
        <w:t>=</w:t>
      </w:r>
      <w:r w:rsidRPr="005D7C0C">
        <w:rPr>
          <w:rFonts w:ascii="Segoe UI" w:eastAsia="Times New Roman" w:hAnsi="Segoe UI" w:cs="Segoe UI"/>
          <w:color w:val="0000FF"/>
          <w:sz w:val="24"/>
          <w:szCs w:val="24"/>
          <w:bdr w:val="none" w:sz="0" w:space="0" w:color="auto" w:frame="1"/>
          <w:lang w:eastAsia="en-IN"/>
        </w:rPr>
        <w:t>"dd-MM-yyyy"</w:t>
      </w:r>
      <w:r w:rsidRPr="005D7C0C">
        <w:rPr>
          <w:rFonts w:ascii="Segoe UI" w:eastAsia="Times New Roman" w:hAnsi="Segoe UI" w:cs="Segoe UI"/>
          <w:color w:val="000000"/>
          <w:sz w:val="24"/>
          <w:szCs w:val="24"/>
          <w:bdr w:val="none" w:sz="0" w:space="0" w:color="auto" w:frame="1"/>
          <w:lang w:eastAsia="en-IN"/>
        </w:rPr>
        <w:t> </w:t>
      </w:r>
      <w:r w:rsidRPr="005D7C0C">
        <w:rPr>
          <w:rFonts w:ascii="Segoe UI" w:eastAsia="Times New Roman" w:hAnsi="Segoe UI" w:cs="Segoe UI"/>
          <w:b/>
          <w:bCs/>
          <w:color w:val="006699"/>
          <w:sz w:val="24"/>
          <w:szCs w:val="24"/>
          <w:bdr w:val="none" w:sz="0" w:space="0" w:color="auto" w:frame="1"/>
          <w:lang w:eastAsia="en-IN"/>
        </w:rPr>
        <w:t>/&gt;</w:t>
      </w: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B36551">
      <w:pPr>
        <w:spacing w:after="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b/>
          <w:bCs/>
          <w:color w:val="006699"/>
          <w:sz w:val="24"/>
          <w:szCs w:val="24"/>
          <w:bdr w:val="none" w:sz="0" w:space="0" w:color="auto" w:frame="1"/>
          <w:lang w:eastAsia="en-IN"/>
        </w:rPr>
        <w:t>&lt;p&gt;&lt;</w:t>
      </w:r>
      <w:proofErr w:type="spellStart"/>
      <w:r w:rsidRPr="005D7C0C">
        <w:rPr>
          <w:rFonts w:ascii="Segoe UI" w:eastAsia="Times New Roman" w:hAnsi="Segoe UI" w:cs="Segoe UI"/>
          <w:b/>
          <w:bCs/>
          <w:color w:val="006699"/>
          <w:sz w:val="24"/>
          <w:szCs w:val="24"/>
          <w:bdr w:val="none" w:sz="0" w:space="0" w:color="auto" w:frame="1"/>
          <w:lang w:eastAsia="en-IN"/>
        </w:rPr>
        <w:t>c</w:t>
      </w:r>
      <w:proofErr w:type="gramStart"/>
      <w:r w:rsidRPr="005D7C0C">
        <w:rPr>
          <w:rFonts w:ascii="Segoe UI" w:eastAsia="Times New Roman" w:hAnsi="Segoe UI" w:cs="Segoe UI"/>
          <w:b/>
          <w:bCs/>
          <w:color w:val="006699"/>
          <w:sz w:val="24"/>
          <w:szCs w:val="24"/>
          <w:bdr w:val="none" w:sz="0" w:space="0" w:color="auto" w:frame="1"/>
          <w:lang w:eastAsia="en-IN"/>
        </w:rPr>
        <w:t>:out</w:t>
      </w:r>
      <w:proofErr w:type="spellEnd"/>
      <w:proofErr w:type="gramEnd"/>
      <w:r w:rsidRPr="005D7C0C">
        <w:rPr>
          <w:rFonts w:ascii="Segoe UI" w:eastAsia="Times New Roman" w:hAnsi="Segoe UI" w:cs="Segoe UI"/>
          <w:color w:val="000000"/>
          <w:sz w:val="24"/>
          <w:szCs w:val="24"/>
          <w:bdr w:val="none" w:sz="0" w:space="0" w:color="auto" w:frame="1"/>
          <w:lang w:eastAsia="en-IN"/>
        </w:rPr>
        <w:t> </w:t>
      </w:r>
      <w:r w:rsidRPr="005D7C0C">
        <w:rPr>
          <w:rFonts w:ascii="Segoe UI" w:eastAsia="Times New Roman" w:hAnsi="Segoe UI" w:cs="Segoe UI"/>
          <w:color w:val="FF0000"/>
          <w:sz w:val="24"/>
          <w:szCs w:val="24"/>
          <w:bdr w:val="none" w:sz="0" w:space="0" w:color="auto" w:frame="1"/>
          <w:lang w:eastAsia="en-IN"/>
        </w:rPr>
        <w:t>value</w:t>
      </w:r>
      <w:r w:rsidRPr="005D7C0C">
        <w:rPr>
          <w:rFonts w:ascii="Segoe UI" w:eastAsia="Times New Roman" w:hAnsi="Segoe UI" w:cs="Segoe UI"/>
          <w:color w:val="000000"/>
          <w:sz w:val="24"/>
          <w:szCs w:val="24"/>
          <w:bdr w:val="none" w:sz="0" w:space="0" w:color="auto" w:frame="1"/>
          <w:lang w:eastAsia="en-IN"/>
        </w:rPr>
        <w:t>=</w:t>
      </w:r>
      <w:r w:rsidRPr="005D7C0C">
        <w:rPr>
          <w:rFonts w:ascii="Segoe UI" w:eastAsia="Times New Roman" w:hAnsi="Segoe UI" w:cs="Segoe UI"/>
          <w:color w:val="0000FF"/>
          <w:sz w:val="24"/>
          <w:szCs w:val="24"/>
          <w:bdr w:val="none" w:sz="0" w:space="0" w:color="auto" w:frame="1"/>
          <w:lang w:eastAsia="en-IN"/>
        </w:rPr>
        <w:t>"${</w:t>
      </w:r>
      <w:proofErr w:type="spellStart"/>
      <w:r w:rsidRPr="005D7C0C">
        <w:rPr>
          <w:rFonts w:ascii="Segoe UI" w:eastAsia="Times New Roman" w:hAnsi="Segoe UI" w:cs="Segoe UI"/>
          <w:color w:val="0000FF"/>
          <w:sz w:val="24"/>
          <w:szCs w:val="24"/>
          <w:bdr w:val="none" w:sz="0" w:space="0" w:color="auto" w:frame="1"/>
          <w:lang w:eastAsia="en-IN"/>
        </w:rPr>
        <w:t>parsedDate</w:t>
      </w:r>
      <w:proofErr w:type="spellEnd"/>
      <w:r w:rsidRPr="005D7C0C">
        <w:rPr>
          <w:rFonts w:ascii="Segoe UI" w:eastAsia="Times New Roman" w:hAnsi="Segoe UI" w:cs="Segoe UI"/>
          <w:color w:val="0000FF"/>
          <w:sz w:val="24"/>
          <w:szCs w:val="24"/>
          <w:bdr w:val="none" w:sz="0" w:space="0" w:color="auto" w:frame="1"/>
          <w:lang w:eastAsia="en-IN"/>
        </w:rPr>
        <w:t>}"</w:t>
      </w:r>
      <w:r w:rsidRPr="005D7C0C">
        <w:rPr>
          <w:rFonts w:ascii="Segoe UI" w:eastAsia="Times New Roman" w:hAnsi="Segoe UI" w:cs="Segoe UI"/>
          <w:color w:val="000000"/>
          <w:sz w:val="24"/>
          <w:szCs w:val="24"/>
          <w:bdr w:val="none" w:sz="0" w:space="0" w:color="auto" w:frame="1"/>
          <w:lang w:eastAsia="en-IN"/>
        </w:rPr>
        <w:t> </w:t>
      </w:r>
      <w:r w:rsidRPr="005D7C0C">
        <w:rPr>
          <w:rFonts w:ascii="Segoe UI" w:eastAsia="Times New Roman" w:hAnsi="Segoe UI" w:cs="Segoe UI"/>
          <w:b/>
          <w:bCs/>
          <w:color w:val="006699"/>
          <w:sz w:val="24"/>
          <w:szCs w:val="24"/>
          <w:bdr w:val="none" w:sz="0" w:space="0" w:color="auto" w:frame="1"/>
          <w:lang w:eastAsia="en-IN"/>
        </w:rPr>
        <w:t>/&gt;&lt;/p&gt;</w:t>
      </w: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B36551">
      <w:pPr>
        <w:spacing w:after="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B36551">
      <w:pPr>
        <w:spacing w:after="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b/>
          <w:bCs/>
          <w:color w:val="006699"/>
          <w:sz w:val="24"/>
          <w:szCs w:val="24"/>
          <w:bdr w:val="none" w:sz="0" w:space="0" w:color="auto" w:frame="1"/>
          <w:lang w:eastAsia="en-IN"/>
        </w:rPr>
        <w:t>&lt;/body&gt;</w:t>
      </w: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B36551">
      <w:pPr>
        <w:spacing w:after="120" w:line="375" w:lineRule="atLeast"/>
        <w:jc w:val="both"/>
        <w:rPr>
          <w:rFonts w:ascii="Segoe UI" w:eastAsia="Times New Roman" w:hAnsi="Segoe UI" w:cs="Segoe UI"/>
          <w:color w:val="000000"/>
          <w:sz w:val="24"/>
          <w:szCs w:val="24"/>
          <w:lang w:eastAsia="en-IN"/>
        </w:rPr>
      </w:pPr>
      <w:r w:rsidRPr="005D7C0C">
        <w:rPr>
          <w:rFonts w:ascii="Segoe UI" w:eastAsia="Times New Roman" w:hAnsi="Segoe UI" w:cs="Segoe UI"/>
          <w:b/>
          <w:bCs/>
          <w:color w:val="006699"/>
          <w:sz w:val="24"/>
          <w:szCs w:val="24"/>
          <w:bdr w:val="none" w:sz="0" w:space="0" w:color="auto" w:frame="1"/>
          <w:lang w:eastAsia="en-IN"/>
        </w:rPr>
        <w:t>&lt;/html&gt;</w:t>
      </w:r>
      <w:r w:rsidRPr="005D7C0C">
        <w:rPr>
          <w:rFonts w:ascii="Segoe UI" w:eastAsia="Times New Roman" w:hAnsi="Segoe UI" w:cs="Segoe UI"/>
          <w:color w:val="000000"/>
          <w:sz w:val="24"/>
          <w:szCs w:val="24"/>
          <w:bdr w:val="none" w:sz="0" w:space="0" w:color="auto" w:frame="1"/>
          <w:lang w:eastAsia="en-IN"/>
        </w:rPr>
        <w:t>  </w:t>
      </w:r>
    </w:p>
    <w:p w:rsidR="005D7C0C" w:rsidRPr="005D7C0C" w:rsidRDefault="005D7C0C" w:rsidP="005D7C0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D7C0C">
        <w:rPr>
          <w:rFonts w:ascii="Segoe UI" w:eastAsia="Times New Roman" w:hAnsi="Segoe UI" w:cs="Segoe UI"/>
          <w:color w:val="333333"/>
          <w:sz w:val="24"/>
          <w:szCs w:val="24"/>
          <w:lang w:eastAsia="en-IN"/>
        </w:rPr>
        <w:t>Output:</w:t>
      </w:r>
    </w:p>
    <w:p w:rsidR="005D7C0C" w:rsidRPr="005D7C0C" w:rsidRDefault="005D7C0C" w:rsidP="005D7C0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D7C0C">
        <w:rPr>
          <w:rFonts w:ascii="Segoe UI" w:eastAsia="Times New Roman" w:hAnsi="Segoe UI" w:cs="Segoe UI"/>
          <w:b/>
          <w:bCs/>
          <w:color w:val="333333"/>
          <w:sz w:val="24"/>
          <w:szCs w:val="24"/>
          <w:lang w:eastAsia="en-IN"/>
        </w:rPr>
        <w:t>Parsed Date:</w:t>
      </w:r>
    </w:p>
    <w:p w:rsidR="005D7C0C" w:rsidRPr="005D7C0C" w:rsidRDefault="005D7C0C" w:rsidP="005D7C0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5D7C0C">
        <w:rPr>
          <w:rFonts w:ascii="Segoe UI" w:eastAsia="Times New Roman" w:hAnsi="Segoe UI" w:cs="Segoe UI"/>
          <w:color w:val="333333"/>
          <w:sz w:val="24"/>
          <w:szCs w:val="24"/>
          <w:lang w:eastAsia="en-IN"/>
        </w:rPr>
        <w:t>Fri Aug 12 00:00:00 IST 2016</w:t>
      </w:r>
    </w:p>
    <w:p w:rsidR="005D7C0C" w:rsidRDefault="005D7C0C"/>
    <w:p w:rsidR="006B18F9" w:rsidRDefault="006B18F9">
      <w:pPr>
        <w:rPr>
          <w:rFonts w:ascii="Times New Roman" w:eastAsia="Times New Roman" w:hAnsi="Times New Roman" w:cs="Times New Roman"/>
          <w:sz w:val="40"/>
          <w:szCs w:val="40"/>
          <w:highlight w:val="yellow"/>
          <w:lang w:eastAsia="en-IN"/>
        </w:rPr>
      </w:pPr>
    </w:p>
    <w:p w:rsidR="001A228E" w:rsidRPr="001A228E" w:rsidRDefault="001A228E">
      <w:pPr>
        <w:rPr>
          <w:sz w:val="40"/>
          <w:szCs w:val="40"/>
        </w:rPr>
      </w:pPr>
      <w:r w:rsidRPr="001A228E">
        <w:rPr>
          <w:rFonts w:ascii="Times New Roman" w:eastAsia="Times New Roman" w:hAnsi="Times New Roman" w:cs="Times New Roman"/>
          <w:sz w:val="40"/>
          <w:szCs w:val="40"/>
          <w:highlight w:val="yellow"/>
          <w:lang w:eastAsia="en-IN"/>
        </w:rPr>
        <w:t>Asynchronous Servlet Mechanism</w:t>
      </w:r>
    </w:p>
    <w:p w:rsidR="001A228E" w:rsidRPr="001A228E" w:rsidRDefault="001A228E" w:rsidP="001A228E">
      <w:pPr>
        <w:spacing w:before="100" w:beforeAutospacing="1" w:after="100" w:afterAutospacing="1" w:line="240" w:lineRule="auto"/>
        <w:rPr>
          <w:rFonts w:ascii="Times New Roman" w:eastAsia="Times New Roman" w:hAnsi="Times New Roman" w:cs="Times New Roman"/>
          <w:sz w:val="24"/>
          <w:szCs w:val="24"/>
          <w:lang w:eastAsia="en-IN"/>
        </w:rPr>
      </w:pPr>
      <w:r w:rsidRPr="001A228E">
        <w:rPr>
          <w:rFonts w:ascii="Times New Roman" w:eastAsia="Times New Roman" w:hAnsi="Times New Roman" w:cs="Times New Roman"/>
          <w:sz w:val="24"/>
          <w:szCs w:val="24"/>
          <w:lang w:eastAsia="en-IN"/>
        </w:rPr>
        <w:t xml:space="preserve"> Asynchronous Servlet Mechanism allows servlets to handle requests asynchronously, meaning the servlet can return the thread to the container and continue processing the request in the background. This is particularly useful for long-running tasks, as it helps improve the scalability and responsiveness of web applications by freeing up server resources during the execution of these tasks.</w:t>
      </w:r>
    </w:p>
    <w:p w:rsidR="001A228E" w:rsidRPr="001A228E" w:rsidRDefault="001A228E" w:rsidP="001A228E">
      <w:pPr>
        <w:spacing w:before="100" w:beforeAutospacing="1" w:after="100" w:afterAutospacing="1" w:line="240" w:lineRule="auto"/>
        <w:rPr>
          <w:rFonts w:ascii="Times New Roman" w:eastAsia="Times New Roman" w:hAnsi="Times New Roman" w:cs="Times New Roman"/>
          <w:sz w:val="24"/>
          <w:szCs w:val="24"/>
          <w:lang w:eastAsia="en-IN"/>
        </w:rPr>
      </w:pPr>
      <w:r w:rsidRPr="001A228E">
        <w:rPr>
          <w:rFonts w:ascii="Times New Roman" w:eastAsia="Times New Roman" w:hAnsi="Times New Roman" w:cs="Times New Roman"/>
          <w:sz w:val="24"/>
          <w:szCs w:val="24"/>
          <w:lang w:eastAsia="en-IN"/>
        </w:rPr>
        <w:t>Here are some key points about the Asynchronous Servlet Mechanism:</w:t>
      </w:r>
    </w:p>
    <w:p w:rsidR="001A228E" w:rsidRPr="001A228E" w:rsidRDefault="001A228E" w:rsidP="001A22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228E">
        <w:rPr>
          <w:rFonts w:ascii="Times New Roman" w:eastAsia="Times New Roman" w:hAnsi="Times New Roman" w:cs="Times New Roman"/>
          <w:b/>
          <w:bCs/>
          <w:sz w:val="27"/>
          <w:szCs w:val="27"/>
          <w:lang w:eastAsia="en-IN"/>
        </w:rPr>
        <w:t>1. Basic Concept</w:t>
      </w:r>
    </w:p>
    <w:p w:rsidR="001A228E" w:rsidRPr="001A228E" w:rsidRDefault="001A228E" w:rsidP="001A228E">
      <w:pPr>
        <w:spacing w:before="100" w:beforeAutospacing="1" w:after="100" w:afterAutospacing="1" w:line="240" w:lineRule="auto"/>
        <w:rPr>
          <w:rFonts w:ascii="Times New Roman" w:eastAsia="Times New Roman" w:hAnsi="Times New Roman" w:cs="Times New Roman"/>
          <w:sz w:val="24"/>
          <w:szCs w:val="24"/>
          <w:lang w:eastAsia="en-IN"/>
        </w:rPr>
      </w:pPr>
      <w:r w:rsidRPr="001A228E">
        <w:rPr>
          <w:rFonts w:ascii="Times New Roman" w:eastAsia="Times New Roman" w:hAnsi="Times New Roman" w:cs="Times New Roman"/>
          <w:sz w:val="24"/>
          <w:szCs w:val="24"/>
          <w:lang w:eastAsia="en-IN"/>
        </w:rPr>
        <w:t>In traditional synchronous processing, a servlet handles a request entirely within a single thread. With asynchronous processing, the servlet can start processing a request, dispatch the work to another thread or resource, and return the thread to the container. The container can then use this thread to handle other requests. Once the processing is complete, the servlet can continue processing the response.</w:t>
      </w:r>
    </w:p>
    <w:p w:rsidR="001A228E" w:rsidRPr="001A228E" w:rsidRDefault="001A228E" w:rsidP="001A22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228E">
        <w:rPr>
          <w:rFonts w:ascii="Times New Roman" w:eastAsia="Times New Roman" w:hAnsi="Times New Roman" w:cs="Times New Roman"/>
          <w:b/>
          <w:bCs/>
          <w:sz w:val="27"/>
          <w:szCs w:val="27"/>
          <w:lang w:eastAsia="en-IN"/>
        </w:rPr>
        <w:t>2. How It Works</w:t>
      </w:r>
    </w:p>
    <w:p w:rsidR="001A228E" w:rsidRPr="001A228E" w:rsidRDefault="001A228E" w:rsidP="001A228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228E">
        <w:rPr>
          <w:rFonts w:ascii="Times New Roman" w:eastAsia="Times New Roman" w:hAnsi="Times New Roman" w:cs="Times New Roman"/>
          <w:b/>
          <w:bCs/>
          <w:sz w:val="24"/>
          <w:szCs w:val="24"/>
          <w:lang w:eastAsia="en-IN"/>
        </w:rPr>
        <w:t>Starting Asynchronous Processing:</w:t>
      </w:r>
      <w:r w:rsidRPr="001A228E">
        <w:rPr>
          <w:rFonts w:ascii="Times New Roman" w:eastAsia="Times New Roman" w:hAnsi="Times New Roman" w:cs="Times New Roman"/>
          <w:sz w:val="24"/>
          <w:szCs w:val="24"/>
          <w:lang w:eastAsia="en-IN"/>
        </w:rPr>
        <w:t xml:space="preserve"> Asynchronous processing is initiated by calling </w:t>
      </w:r>
      <w:proofErr w:type="spellStart"/>
      <w:proofErr w:type="gramStart"/>
      <w:r w:rsidRPr="001A228E">
        <w:rPr>
          <w:rFonts w:ascii="Courier New" w:eastAsia="Times New Roman" w:hAnsi="Courier New" w:cs="Courier New"/>
          <w:sz w:val="20"/>
          <w:szCs w:val="20"/>
          <w:lang w:eastAsia="en-IN"/>
        </w:rPr>
        <w:t>request.startAsync</w:t>
      </w:r>
      <w:proofErr w:type="spellEnd"/>
      <w:r w:rsidRPr="001A228E">
        <w:rPr>
          <w:rFonts w:ascii="Courier New" w:eastAsia="Times New Roman" w:hAnsi="Courier New" w:cs="Courier New"/>
          <w:sz w:val="20"/>
          <w:szCs w:val="20"/>
          <w:lang w:eastAsia="en-IN"/>
        </w:rPr>
        <w:t>(</w:t>
      </w:r>
      <w:proofErr w:type="gramEnd"/>
      <w:r w:rsidRPr="001A228E">
        <w:rPr>
          <w:rFonts w:ascii="Courier New" w:eastAsia="Times New Roman" w:hAnsi="Courier New" w:cs="Courier New"/>
          <w:sz w:val="20"/>
          <w:szCs w:val="20"/>
          <w:lang w:eastAsia="en-IN"/>
        </w:rPr>
        <w:t>)</w:t>
      </w:r>
      <w:r w:rsidRPr="001A228E">
        <w:rPr>
          <w:rFonts w:ascii="Times New Roman" w:eastAsia="Times New Roman" w:hAnsi="Times New Roman" w:cs="Times New Roman"/>
          <w:sz w:val="24"/>
          <w:szCs w:val="24"/>
          <w:lang w:eastAsia="en-IN"/>
        </w:rPr>
        <w:t xml:space="preserve"> on the </w:t>
      </w:r>
      <w:proofErr w:type="spellStart"/>
      <w:r w:rsidRPr="001A228E">
        <w:rPr>
          <w:rFonts w:ascii="Courier New" w:eastAsia="Times New Roman" w:hAnsi="Courier New" w:cs="Courier New"/>
          <w:sz w:val="20"/>
          <w:szCs w:val="20"/>
          <w:lang w:eastAsia="en-IN"/>
        </w:rPr>
        <w:t>HttpServletRequest</w:t>
      </w:r>
      <w:proofErr w:type="spellEnd"/>
      <w:r w:rsidRPr="001A228E">
        <w:rPr>
          <w:rFonts w:ascii="Times New Roman" w:eastAsia="Times New Roman" w:hAnsi="Times New Roman" w:cs="Times New Roman"/>
          <w:sz w:val="24"/>
          <w:szCs w:val="24"/>
          <w:lang w:eastAsia="en-IN"/>
        </w:rPr>
        <w:t xml:space="preserve"> object.</w:t>
      </w:r>
    </w:p>
    <w:p w:rsidR="001A228E" w:rsidRPr="001A228E" w:rsidRDefault="001A228E" w:rsidP="001A228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228E">
        <w:rPr>
          <w:rFonts w:ascii="Times New Roman" w:eastAsia="Times New Roman" w:hAnsi="Times New Roman" w:cs="Times New Roman"/>
          <w:b/>
          <w:bCs/>
          <w:sz w:val="24"/>
          <w:szCs w:val="24"/>
          <w:lang w:eastAsia="en-IN"/>
        </w:rPr>
        <w:t>Dispatching Work:</w:t>
      </w:r>
      <w:r w:rsidRPr="001A228E">
        <w:rPr>
          <w:rFonts w:ascii="Times New Roman" w:eastAsia="Times New Roman" w:hAnsi="Times New Roman" w:cs="Times New Roman"/>
          <w:sz w:val="24"/>
          <w:szCs w:val="24"/>
          <w:lang w:eastAsia="en-IN"/>
        </w:rPr>
        <w:t xml:space="preserve"> The work can be dispatched to another thread, which performs the long-running task.</w:t>
      </w:r>
    </w:p>
    <w:p w:rsidR="001A228E" w:rsidRPr="001A228E" w:rsidRDefault="001A228E" w:rsidP="001A228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228E">
        <w:rPr>
          <w:rFonts w:ascii="Times New Roman" w:eastAsia="Times New Roman" w:hAnsi="Times New Roman" w:cs="Times New Roman"/>
          <w:b/>
          <w:bCs/>
          <w:sz w:val="24"/>
          <w:szCs w:val="24"/>
          <w:lang w:eastAsia="en-IN"/>
        </w:rPr>
        <w:t>Completing the Request:</w:t>
      </w:r>
      <w:r w:rsidRPr="001A228E">
        <w:rPr>
          <w:rFonts w:ascii="Times New Roman" w:eastAsia="Times New Roman" w:hAnsi="Times New Roman" w:cs="Times New Roman"/>
          <w:sz w:val="24"/>
          <w:szCs w:val="24"/>
          <w:lang w:eastAsia="en-IN"/>
        </w:rPr>
        <w:t xml:space="preserve"> Once the task is complete, the servlet can use </w:t>
      </w:r>
      <w:proofErr w:type="spellStart"/>
      <w:proofErr w:type="gramStart"/>
      <w:r w:rsidRPr="001A228E">
        <w:rPr>
          <w:rFonts w:ascii="Courier New" w:eastAsia="Times New Roman" w:hAnsi="Courier New" w:cs="Courier New"/>
          <w:sz w:val="20"/>
          <w:szCs w:val="20"/>
          <w:lang w:eastAsia="en-IN"/>
        </w:rPr>
        <w:t>AsyncContext.complete</w:t>
      </w:r>
      <w:proofErr w:type="spellEnd"/>
      <w:r w:rsidRPr="001A228E">
        <w:rPr>
          <w:rFonts w:ascii="Courier New" w:eastAsia="Times New Roman" w:hAnsi="Courier New" w:cs="Courier New"/>
          <w:sz w:val="20"/>
          <w:szCs w:val="20"/>
          <w:lang w:eastAsia="en-IN"/>
        </w:rPr>
        <w:t>(</w:t>
      </w:r>
      <w:proofErr w:type="gramEnd"/>
      <w:r w:rsidRPr="001A228E">
        <w:rPr>
          <w:rFonts w:ascii="Courier New" w:eastAsia="Times New Roman" w:hAnsi="Courier New" w:cs="Courier New"/>
          <w:sz w:val="20"/>
          <w:szCs w:val="20"/>
          <w:lang w:eastAsia="en-IN"/>
        </w:rPr>
        <w:t>)</w:t>
      </w:r>
      <w:r w:rsidRPr="001A228E">
        <w:rPr>
          <w:rFonts w:ascii="Times New Roman" w:eastAsia="Times New Roman" w:hAnsi="Times New Roman" w:cs="Times New Roman"/>
          <w:sz w:val="24"/>
          <w:szCs w:val="24"/>
          <w:lang w:eastAsia="en-IN"/>
        </w:rPr>
        <w:t xml:space="preserve"> to signal that the response is ready to be sent back to the client.</w:t>
      </w:r>
    </w:p>
    <w:p w:rsidR="001A228E" w:rsidRPr="001A228E" w:rsidRDefault="001A228E" w:rsidP="001A22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228E">
        <w:rPr>
          <w:rFonts w:ascii="Times New Roman" w:eastAsia="Times New Roman" w:hAnsi="Times New Roman" w:cs="Times New Roman"/>
          <w:b/>
          <w:bCs/>
          <w:sz w:val="27"/>
          <w:szCs w:val="27"/>
          <w:lang w:eastAsia="en-IN"/>
        </w:rPr>
        <w:t>3. Key Methods and Classes</w:t>
      </w:r>
    </w:p>
    <w:p w:rsidR="001A228E" w:rsidRPr="001A228E" w:rsidRDefault="001A228E" w:rsidP="001A228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A228E">
        <w:rPr>
          <w:rFonts w:ascii="Courier New" w:eastAsia="Times New Roman" w:hAnsi="Courier New" w:cs="Courier New"/>
          <w:b/>
          <w:bCs/>
          <w:sz w:val="20"/>
          <w:szCs w:val="20"/>
          <w:lang w:eastAsia="en-IN"/>
        </w:rPr>
        <w:t>AsyncContext</w:t>
      </w:r>
      <w:proofErr w:type="spellEnd"/>
      <w:r w:rsidRPr="001A228E">
        <w:rPr>
          <w:rFonts w:ascii="Times New Roman" w:eastAsia="Times New Roman" w:hAnsi="Times New Roman" w:cs="Times New Roman"/>
          <w:b/>
          <w:bCs/>
          <w:sz w:val="24"/>
          <w:szCs w:val="24"/>
          <w:lang w:eastAsia="en-IN"/>
        </w:rPr>
        <w:t>:</w:t>
      </w:r>
      <w:r w:rsidRPr="001A228E">
        <w:rPr>
          <w:rFonts w:ascii="Times New Roman" w:eastAsia="Times New Roman" w:hAnsi="Times New Roman" w:cs="Times New Roman"/>
          <w:sz w:val="24"/>
          <w:szCs w:val="24"/>
          <w:lang w:eastAsia="en-IN"/>
        </w:rPr>
        <w:t xml:space="preserve"> This class provides methods to control the asynchronous processing lifecycle, including </w:t>
      </w:r>
      <w:proofErr w:type="gramStart"/>
      <w:r w:rsidRPr="001A228E">
        <w:rPr>
          <w:rFonts w:ascii="Courier New" w:eastAsia="Times New Roman" w:hAnsi="Courier New" w:cs="Courier New"/>
          <w:sz w:val="20"/>
          <w:szCs w:val="20"/>
          <w:lang w:eastAsia="en-IN"/>
        </w:rPr>
        <w:t>complete(</w:t>
      </w:r>
      <w:proofErr w:type="gramEnd"/>
      <w:r w:rsidRPr="001A228E">
        <w:rPr>
          <w:rFonts w:ascii="Courier New" w:eastAsia="Times New Roman" w:hAnsi="Courier New" w:cs="Courier New"/>
          <w:sz w:val="20"/>
          <w:szCs w:val="20"/>
          <w:lang w:eastAsia="en-IN"/>
        </w:rPr>
        <w:t>)</w:t>
      </w:r>
      <w:r w:rsidRPr="001A228E">
        <w:rPr>
          <w:rFonts w:ascii="Times New Roman" w:eastAsia="Times New Roman" w:hAnsi="Times New Roman" w:cs="Times New Roman"/>
          <w:sz w:val="24"/>
          <w:szCs w:val="24"/>
          <w:lang w:eastAsia="en-IN"/>
        </w:rPr>
        <w:t xml:space="preserve">, </w:t>
      </w:r>
      <w:r w:rsidRPr="001A228E">
        <w:rPr>
          <w:rFonts w:ascii="Courier New" w:eastAsia="Times New Roman" w:hAnsi="Courier New" w:cs="Courier New"/>
          <w:sz w:val="20"/>
          <w:szCs w:val="20"/>
          <w:lang w:eastAsia="en-IN"/>
        </w:rPr>
        <w:t>dispatch()</w:t>
      </w:r>
      <w:r w:rsidRPr="001A228E">
        <w:rPr>
          <w:rFonts w:ascii="Times New Roman" w:eastAsia="Times New Roman" w:hAnsi="Times New Roman" w:cs="Times New Roman"/>
          <w:sz w:val="24"/>
          <w:szCs w:val="24"/>
          <w:lang w:eastAsia="en-IN"/>
        </w:rPr>
        <w:t xml:space="preserve">, and </w:t>
      </w:r>
      <w:r w:rsidRPr="001A228E">
        <w:rPr>
          <w:rFonts w:ascii="Courier New" w:eastAsia="Times New Roman" w:hAnsi="Courier New" w:cs="Courier New"/>
          <w:sz w:val="20"/>
          <w:szCs w:val="20"/>
          <w:lang w:eastAsia="en-IN"/>
        </w:rPr>
        <w:t>start(Runnable)</w:t>
      </w:r>
      <w:r w:rsidRPr="001A228E">
        <w:rPr>
          <w:rFonts w:ascii="Times New Roman" w:eastAsia="Times New Roman" w:hAnsi="Times New Roman" w:cs="Times New Roman"/>
          <w:sz w:val="24"/>
          <w:szCs w:val="24"/>
          <w:lang w:eastAsia="en-IN"/>
        </w:rPr>
        <w:t>.</w:t>
      </w:r>
    </w:p>
    <w:p w:rsidR="001A228E" w:rsidRPr="001A228E" w:rsidRDefault="001A228E" w:rsidP="001A228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1A228E">
        <w:rPr>
          <w:rFonts w:ascii="Courier New" w:eastAsia="Times New Roman" w:hAnsi="Courier New" w:cs="Courier New"/>
          <w:b/>
          <w:bCs/>
          <w:sz w:val="20"/>
          <w:szCs w:val="20"/>
          <w:lang w:eastAsia="en-IN"/>
        </w:rPr>
        <w:t>startAsync</w:t>
      </w:r>
      <w:proofErr w:type="spellEnd"/>
      <w:r w:rsidRPr="001A228E">
        <w:rPr>
          <w:rFonts w:ascii="Courier New" w:eastAsia="Times New Roman" w:hAnsi="Courier New" w:cs="Courier New"/>
          <w:b/>
          <w:bCs/>
          <w:sz w:val="20"/>
          <w:szCs w:val="20"/>
          <w:lang w:eastAsia="en-IN"/>
        </w:rPr>
        <w:t>(</w:t>
      </w:r>
      <w:proofErr w:type="gramEnd"/>
      <w:r w:rsidRPr="001A228E">
        <w:rPr>
          <w:rFonts w:ascii="Courier New" w:eastAsia="Times New Roman" w:hAnsi="Courier New" w:cs="Courier New"/>
          <w:b/>
          <w:bCs/>
          <w:sz w:val="20"/>
          <w:szCs w:val="20"/>
          <w:lang w:eastAsia="en-IN"/>
        </w:rPr>
        <w:t>)</w:t>
      </w:r>
      <w:r w:rsidRPr="001A228E">
        <w:rPr>
          <w:rFonts w:ascii="Times New Roman" w:eastAsia="Times New Roman" w:hAnsi="Times New Roman" w:cs="Times New Roman"/>
          <w:b/>
          <w:bCs/>
          <w:sz w:val="24"/>
          <w:szCs w:val="24"/>
          <w:lang w:eastAsia="en-IN"/>
        </w:rPr>
        <w:t>:</w:t>
      </w:r>
      <w:r w:rsidRPr="001A228E">
        <w:rPr>
          <w:rFonts w:ascii="Times New Roman" w:eastAsia="Times New Roman" w:hAnsi="Times New Roman" w:cs="Times New Roman"/>
          <w:sz w:val="24"/>
          <w:szCs w:val="24"/>
          <w:lang w:eastAsia="en-IN"/>
        </w:rPr>
        <w:t xml:space="preserve"> This method starts asynchronous processing and returns an </w:t>
      </w:r>
      <w:proofErr w:type="spellStart"/>
      <w:r w:rsidRPr="001A228E">
        <w:rPr>
          <w:rFonts w:ascii="Courier New" w:eastAsia="Times New Roman" w:hAnsi="Courier New" w:cs="Courier New"/>
          <w:sz w:val="20"/>
          <w:szCs w:val="20"/>
          <w:lang w:eastAsia="en-IN"/>
        </w:rPr>
        <w:t>AsyncContext</w:t>
      </w:r>
      <w:proofErr w:type="spellEnd"/>
      <w:r w:rsidRPr="001A228E">
        <w:rPr>
          <w:rFonts w:ascii="Times New Roman" w:eastAsia="Times New Roman" w:hAnsi="Times New Roman" w:cs="Times New Roman"/>
          <w:sz w:val="24"/>
          <w:szCs w:val="24"/>
          <w:lang w:eastAsia="en-IN"/>
        </w:rPr>
        <w:t xml:space="preserve"> object.</w:t>
      </w:r>
    </w:p>
    <w:p w:rsidR="001A228E" w:rsidRPr="001A228E" w:rsidRDefault="001A228E" w:rsidP="001A228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A228E">
        <w:rPr>
          <w:rFonts w:ascii="Courier New" w:eastAsia="Times New Roman" w:hAnsi="Courier New" w:cs="Courier New"/>
          <w:b/>
          <w:bCs/>
          <w:sz w:val="20"/>
          <w:szCs w:val="20"/>
          <w:lang w:eastAsia="en-IN"/>
        </w:rPr>
        <w:t>AsyncListener</w:t>
      </w:r>
      <w:proofErr w:type="spellEnd"/>
      <w:r w:rsidRPr="001A228E">
        <w:rPr>
          <w:rFonts w:ascii="Times New Roman" w:eastAsia="Times New Roman" w:hAnsi="Times New Roman" w:cs="Times New Roman"/>
          <w:b/>
          <w:bCs/>
          <w:sz w:val="24"/>
          <w:szCs w:val="24"/>
          <w:lang w:eastAsia="en-IN"/>
        </w:rPr>
        <w:t>:</w:t>
      </w:r>
      <w:r w:rsidRPr="001A228E">
        <w:rPr>
          <w:rFonts w:ascii="Times New Roman" w:eastAsia="Times New Roman" w:hAnsi="Times New Roman" w:cs="Times New Roman"/>
          <w:sz w:val="24"/>
          <w:szCs w:val="24"/>
          <w:lang w:eastAsia="en-IN"/>
        </w:rPr>
        <w:t xml:space="preserve"> This interface can be implemented to receive notifications about lifecycle events of asynchronous operations, such as timeouts or completions.</w:t>
      </w:r>
    </w:p>
    <w:p w:rsidR="001A228E" w:rsidRPr="001A228E" w:rsidRDefault="001A228E" w:rsidP="001A22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228E">
        <w:rPr>
          <w:rFonts w:ascii="Times New Roman" w:eastAsia="Times New Roman" w:hAnsi="Times New Roman" w:cs="Times New Roman"/>
          <w:b/>
          <w:bCs/>
          <w:sz w:val="27"/>
          <w:szCs w:val="27"/>
          <w:lang w:eastAsia="en-IN"/>
        </w:rPr>
        <w:t>4. Example Usage</w:t>
      </w:r>
    </w:p>
    <w:p w:rsidR="001A228E" w:rsidRPr="001A228E" w:rsidRDefault="001A228E" w:rsidP="001A228E">
      <w:pPr>
        <w:spacing w:before="100" w:beforeAutospacing="1" w:after="100" w:afterAutospacing="1" w:line="240" w:lineRule="auto"/>
        <w:rPr>
          <w:rFonts w:ascii="Times New Roman" w:eastAsia="Times New Roman" w:hAnsi="Times New Roman" w:cs="Times New Roman"/>
          <w:sz w:val="24"/>
          <w:szCs w:val="24"/>
          <w:lang w:eastAsia="en-IN"/>
        </w:rPr>
      </w:pPr>
      <w:r w:rsidRPr="001A228E">
        <w:rPr>
          <w:rFonts w:ascii="Times New Roman" w:eastAsia="Times New Roman" w:hAnsi="Times New Roman" w:cs="Times New Roman"/>
          <w:sz w:val="24"/>
          <w:szCs w:val="24"/>
          <w:lang w:eastAsia="en-IN"/>
        </w:rPr>
        <w:t>Here's a basic example of how asynchronous processing might be used in a servlet:</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A228E">
        <w:rPr>
          <w:rFonts w:ascii="Courier New" w:eastAsia="Times New Roman" w:hAnsi="Courier New" w:cs="Courier New"/>
          <w:sz w:val="20"/>
          <w:szCs w:val="20"/>
          <w:lang w:eastAsia="en-IN"/>
        </w:rPr>
        <w:t>@</w:t>
      </w:r>
      <w:proofErr w:type="spellStart"/>
      <w:r w:rsidRPr="001A228E">
        <w:rPr>
          <w:rFonts w:ascii="Courier New" w:eastAsia="Times New Roman" w:hAnsi="Courier New" w:cs="Courier New"/>
          <w:sz w:val="20"/>
          <w:szCs w:val="20"/>
          <w:lang w:eastAsia="en-IN"/>
        </w:rPr>
        <w:t>WebServlet</w:t>
      </w:r>
      <w:proofErr w:type="spellEnd"/>
      <w:r w:rsidRPr="001A228E">
        <w:rPr>
          <w:rFonts w:ascii="Courier New" w:eastAsia="Times New Roman" w:hAnsi="Courier New" w:cs="Courier New"/>
          <w:sz w:val="20"/>
          <w:szCs w:val="20"/>
          <w:lang w:eastAsia="en-IN"/>
        </w:rPr>
        <w:t>(</w:t>
      </w:r>
      <w:proofErr w:type="spellStart"/>
      <w:proofErr w:type="gramEnd"/>
      <w:r w:rsidR="003D5153">
        <w:rPr>
          <w:rFonts w:ascii="Consolas" w:hAnsi="Consolas"/>
          <w:color w:val="000000"/>
          <w:sz w:val="32"/>
          <w:szCs w:val="32"/>
          <w:shd w:val="clear" w:color="auto" w:fill="D4D4D4"/>
        </w:rPr>
        <w:t>urlPatterns</w:t>
      </w:r>
      <w:proofErr w:type="spellEnd"/>
      <w:r w:rsidR="003D5153">
        <w:rPr>
          <w:rFonts w:ascii="Consolas" w:hAnsi="Consolas"/>
          <w:color w:val="000000"/>
          <w:sz w:val="32"/>
          <w:szCs w:val="32"/>
          <w:shd w:val="clear" w:color="auto" w:fill="FFFFFF"/>
        </w:rPr>
        <w:t xml:space="preserve"> = {</w:t>
      </w:r>
      <w:r w:rsidR="003D5153">
        <w:rPr>
          <w:rFonts w:ascii="Consolas" w:hAnsi="Consolas"/>
          <w:color w:val="2A00FF"/>
          <w:sz w:val="32"/>
          <w:szCs w:val="32"/>
          <w:shd w:val="clear" w:color="auto" w:fill="FFFFFF"/>
        </w:rPr>
        <w:t>"/</w:t>
      </w:r>
      <w:proofErr w:type="spellStart"/>
      <w:r w:rsidR="003D5153">
        <w:rPr>
          <w:rFonts w:ascii="Consolas" w:hAnsi="Consolas"/>
          <w:color w:val="2A00FF"/>
          <w:sz w:val="32"/>
          <w:szCs w:val="32"/>
          <w:shd w:val="clear" w:color="auto" w:fill="FFFFFF"/>
        </w:rPr>
        <w:t>AsyncServlet</w:t>
      </w:r>
      <w:proofErr w:type="spellEnd"/>
      <w:r w:rsidR="003D5153">
        <w:rPr>
          <w:rFonts w:ascii="Consolas" w:hAnsi="Consolas"/>
          <w:color w:val="2A00FF"/>
          <w:sz w:val="32"/>
          <w:szCs w:val="32"/>
          <w:shd w:val="clear" w:color="auto" w:fill="FFFFFF"/>
        </w:rPr>
        <w:t>"</w:t>
      </w:r>
      <w:r w:rsidR="003D5153">
        <w:rPr>
          <w:rFonts w:ascii="Consolas" w:hAnsi="Consolas"/>
          <w:color w:val="000000"/>
          <w:sz w:val="32"/>
          <w:szCs w:val="32"/>
          <w:shd w:val="clear" w:color="auto" w:fill="FFFFFF"/>
        </w:rPr>
        <w:t>},</w:t>
      </w:r>
      <w:proofErr w:type="spellStart"/>
      <w:r w:rsidRPr="001A228E">
        <w:rPr>
          <w:rFonts w:ascii="Courier New" w:eastAsia="Times New Roman" w:hAnsi="Courier New" w:cs="Courier New"/>
          <w:sz w:val="20"/>
          <w:szCs w:val="20"/>
          <w:lang w:eastAsia="en-IN"/>
        </w:rPr>
        <w:t>asyncSupported</w:t>
      </w:r>
      <w:proofErr w:type="spellEnd"/>
      <w:r w:rsidRPr="001A228E">
        <w:rPr>
          <w:rFonts w:ascii="Courier New" w:eastAsia="Times New Roman" w:hAnsi="Courier New" w:cs="Courier New"/>
          <w:sz w:val="20"/>
          <w:szCs w:val="20"/>
          <w:lang w:eastAsia="en-IN"/>
        </w:rPr>
        <w:t xml:space="preserve"> = true)</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A228E">
        <w:rPr>
          <w:rFonts w:ascii="Courier New" w:eastAsia="Times New Roman" w:hAnsi="Courier New" w:cs="Courier New"/>
          <w:sz w:val="20"/>
          <w:szCs w:val="20"/>
          <w:lang w:eastAsia="en-IN"/>
        </w:rPr>
        <w:t>public</w:t>
      </w:r>
      <w:proofErr w:type="gramEnd"/>
      <w:r w:rsidRPr="001A228E">
        <w:rPr>
          <w:rFonts w:ascii="Courier New" w:eastAsia="Times New Roman" w:hAnsi="Courier New" w:cs="Courier New"/>
          <w:sz w:val="20"/>
          <w:szCs w:val="20"/>
          <w:lang w:eastAsia="en-IN"/>
        </w:rPr>
        <w:t xml:space="preserve"> class </w:t>
      </w:r>
      <w:proofErr w:type="spellStart"/>
      <w:r w:rsidRPr="001A228E">
        <w:rPr>
          <w:rFonts w:ascii="Courier New" w:eastAsia="Times New Roman" w:hAnsi="Courier New" w:cs="Courier New"/>
          <w:sz w:val="20"/>
          <w:szCs w:val="20"/>
          <w:lang w:eastAsia="en-IN"/>
        </w:rPr>
        <w:t>AsyncServlet</w:t>
      </w:r>
      <w:proofErr w:type="spellEnd"/>
      <w:r w:rsidRPr="001A228E">
        <w:rPr>
          <w:rFonts w:ascii="Courier New" w:eastAsia="Times New Roman" w:hAnsi="Courier New" w:cs="Courier New"/>
          <w:sz w:val="20"/>
          <w:szCs w:val="20"/>
          <w:lang w:eastAsia="en-IN"/>
        </w:rPr>
        <w:t xml:space="preserve"> extends </w:t>
      </w:r>
      <w:proofErr w:type="spellStart"/>
      <w:r w:rsidRPr="001A228E">
        <w:rPr>
          <w:rFonts w:ascii="Courier New" w:eastAsia="Times New Roman" w:hAnsi="Courier New" w:cs="Courier New"/>
          <w:sz w:val="20"/>
          <w:szCs w:val="20"/>
          <w:lang w:eastAsia="en-IN"/>
        </w:rPr>
        <w:t>HttpServlet</w:t>
      </w:r>
      <w:proofErr w:type="spellEnd"/>
      <w:r w:rsidRPr="001A228E">
        <w:rPr>
          <w:rFonts w:ascii="Courier New" w:eastAsia="Times New Roman" w:hAnsi="Courier New" w:cs="Courier New"/>
          <w:sz w:val="20"/>
          <w:szCs w:val="20"/>
          <w:lang w:eastAsia="en-IN"/>
        </w:rPr>
        <w:t xml:space="preserve"> {</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 xml:space="preserve">    @Override</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 xml:space="preserve">    </w:t>
      </w:r>
      <w:proofErr w:type="gramStart"/>
      <w:r w:rsidRPr="001A228E">
        <w:rPr>
          <w:rFonts w:ascii="Courier New" w:eastAsia="Times New Roman" w:hAnsi="Courier New" w:cs="Courier New"/>
          <w:sz w:val="20"/>
          <w:szCs w:val="20"/>
          <w:lang w:eastAsia="en-IN"/>
        </w:rPr>
        <w:t>protected</w:t>
      </w:r>
      <w:proofErr w:type="gramEnd"/>
      <w:r w:rsidRPr="001A228E">
        <w:rPr>
          <w:rFonts w:ascii="Courier New" w:eastAsia="Times New Roman" w:hAnsi="Courier New" w:cs="Courier New"/>
          <w:sz w:val="20"/>
          <w:szCs w:val="20"/>
          <w:lang w:eastAsia="en-IN"/>
        </w:rPr>
        <w:t xml:space="preserve"> void </w:t>
      </w:r>
      <w:proofErr w:type="spellStart"/>
      <w:r w:rsidRPr="001A228E">
        <w:rPr>
          <w:rFonts w:ascii="Courier New" w:eastAsia="Times New Roman" w:hAnsi="Courier New" w:cs="Courier New"/>
          <w:sz w:val="20"/>
          <w:szCs w:val="20"/>
          <w:lang w:eastAsia="en-IN"/>
        </w:rPr>
        <w:t>doGet</w:t>
      </w:r>
      <w:proofErr w:type="spellEnd"/>
      <w:r w:rsidRPr="001A228E">
        <w:rPr>
          <w:rFonts w:ascii="Courier New" w:eastAsia="Times New Roman" w:hAnsi="Courier New" w:cs="Courier New"/>
          <w:sz w:val="20"/>
          <w:szCs w:val="20"/>
          <w:lang w:eastAsia="en-IN"/>
        </w:rPr>
        <w:t>(</w:t>
      </w:r>
      <w:proofErr w:type="spellStart"/>
      <w:r w:rsidRPr="001A228E">
        <w:rPr>
          <w:rFonts w:ascii="Courier New" w:eastAsia="Times New Roman" w:hAnsi="Courier New" w:cs="Courier New"/>
          <w:sz w:val="20"/>
          <w:szCs w:val="20"/>
          <w:lang w:eastAsia="en-IN"/>
        </w:rPr>
        <w:t>HttpServletRequest</w:t>
      </w:r>
      <w:proofErr w:type="spellEnd"/>
      <w:r w:rsidRPr="001A228E">
        <w:rPr>
          <w:rFonts w:ascii="Courier New" w:eastAsia="Times New Roman" w:hAnsi="Courier New" w:cs="Courier New"/>
          <w:sz w:val="20"/>
          <w:szCs w:val="20"/>
          <w:lang w:eastAsia="en-IN"/>
        </w:rPr>
        <w:t xml:space="preserve"> request, </w:t>
      </w:r>
      <w:proofErr w:type="spellStart"/>
      <w:r w:rsidRPr="001A228E">
        <w:rPr>
          <w:rFonts w:ascii="Courier New" w:eastAsia="Times New Roman" w:hAnsi="Courier New" w:cs="Courier New"/>
          <w:sz w:val="20"/>
          <w:szCs w:val="20"/>
          <w:lang w:eastAsia="en-IN"/>
        </w:rPr>
        <w:t>HttpServletResponse</w:t>
      </w:r>
      <w:proofErr w:type="spellEnd"/>
      <w:r w:rsidRPr="001A228E">
        <w:rPr>
          <w:rFonts w:ascii="Courier New" w:eastAsia="Times New Roman" w:hAnsi="Courier New" w:cs="Courier New"/>
          <w:sz w:val="20"/>
          <w:szCs w:val="20"/>
          <w:lang w:eastAsia="en-IN"/>
        </w:rPr>
        <w:t xml:space="preserve"> response)</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 xml:space="preserve">            </w:t>
      </w:r>
      <w:proofErr w:type="gramStart"/>
      <w:r w:rsidRPr="001A228E">
        <w:rPr>
          <w:rFonts w:ascii="Courier New" w:eastAsia="Times New Roman" w:hAnsi="Courier New" w:cs="Courier New"/>
          <w:sz w:val="20"/>
          <w:szCs w:val="20"/>
          <w:lang w:eastAsia="en-IN"/>
        </w:rPr>
        <w:t>throws</w:t>
      </w:r>
      <w:proofErr w:type="gramEnd"/>
      <w:r w:rsidRPr="001A228E">
        <w:rPr>
          <w:rFonts w:ascii="Courier New" w:eastAsia="Times New Roman" w:hAnsi="Courier New" w:cs="Courier New"/>
          <w:sz w:val="20"/>
          <w:szCs w:val="20"/>
          <w:lang w:eastAsia="en-IN"/>
        </w:rPr>
        <w:t xml:space="preserve"> </w:t>
      </w:r>
      <w:proofErr w:type="spellStart"/>
      <w:r w:rsidRPr="001A228E">
        <w:rPr>
          <w:rFonts w:ascii="Courier New" w:eastAsia="Times New Roman" w:hAnsi="Courier New" w:cs="Courier New"/>
          <w:sz w:val="20"/>
          <w:szCs w:val="20"/>
          <w:lang w:eastAsia="en-IN"/>
        </w:rPr>
        <w:t>ServletException</w:t>
      </w:r>
      <w:proofErr w:type="spellEnd"/>
      <w:r w:rsidRPr="001A228E">
        <w:rPr>
          <w:rFonts w:ascii="Courier New" w:eastAsia="Times New Roman" w:hAnsi="Courier New" w:cs="Courier New"/>
          <w:sz w:val="20"/>
          <w:szCs w:val="20"/>
          <w:lang w:eastAsia="en-IN"/>
        </w:rPr>
        <w:t xml:space="preserve">, </w:t>
      </w:r>
      <w:proofErr w:type="spellStart"/>
      <w:r w:rsidRPr="001A228E">
        <w:rPr>
          <w:rFonts w:ascii="Courier New" w:eastAsia="Times New Roman" w:hAnsi="Courier New" w:cs="Courier New"/>
          <w:sz w:val="20"/>
          <w:szCs w:val="20"/>
          <w:lang w:eastAsia="en-IN"/>
        </w:rPr>
        <w:t>IOException</w:t>
      </w:r>
      <w:proofErr w:type="spellEnd"/>
      <w:r w:rsidRPr="001A228E">
        <w:rPr>
          <w:rFonts w:ascii="Courier New" w:eastAsia="Times New Roman" w:hAnsi="Courier New" w:cs="Courier New"/>
          <w:sz w:val="20"/>
          <w:szCs w:val="20"/>
          <w:lang w:eastAsia="en-IN"/>
        </w:rPr>
        <w:t xml:space="preserve"> {</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 xml:space="preserve">        </w:t>
      </w:r>
      <w:proofErr w:type="spellStart"/>
      <w:r w:rsidRPr="001A228E">
        <w:rPr>
          <w:rFonts w:ascii="Courier New" w:eastAsia="Times New Roman" w:hAnsi="Courier New" w:cs="Courier New"/>
          <w:sz w:val="20"/>
          <w:szCs w:val="20"/>
          <w:lang w:eastAsia="en-IN"/>
        </w:rPr>
        <w:t>AsyncContext</w:t>
      </w:r>
      <w:proofErr w:type="spellEnd"/>
      <w:r w:rsidRPr="001A228E">
        <w:rPr>
          <w:rFonts w:ascii="Courier New" w:eastAsia="Times New Roman" w:hAnsi="Courier New" w:cs="Courier New"/>
          <w:sz w:val="20"/>
          <w:szCs w:val="20"/>
          <w:lang w:eastAsia="en-IN"/>
        </w:rPr>
        <w:t xml:space="preserve"> </w:t>
      </w:r>
      <w:proofErr w:type="spellStart"/>
      <w:r w:rsidRPr="001A228E">
        <w:rPr>
          <w:rFonts w:ascii="Courier New" w:eastAsia="Times New Roman" w:hAnsi="Courier New" w:cs="Courier New"/>
          <w:sz w:val="20"/>
          <w:szCs w:val="20"/>
          <w:lang w:eastAsia="en-IN"/>
        </w:rPr>
        <w:t>asyncContext</w:t>
      </w:r>
      <w:proofErr w:type="spellEnd"/>
      <w:r w:rsidRPr="001A228E">
        <w:rPr>
          <w:rFonts w:ascii="Courier New" w:eastAsia="Times New Roman" w:hAnsi="Courier New" w:cs="Courier New"/>
          <w:sz w:val="20"/>
          <w:szCs w:val="20"/>
          <w:lang w:eastAsia="en-IN"/>
        </w:rPr>
        <w:t xml:space="preserve"> = </w:t>
      </w:r>
      <w:proofErr w:type="spellStart"/>
      <w:proofErr w:type="gramStart"/>
      <w:r w:rsidRPr="001A228E">
        <w:rPr>
          <w:rFonts w:ascii="Courier New" w:eastAsia="Times New Roman" w:hAnsi="Courier New" w:cs="Courier New"/>
          <w:sz w:val="20"/>
          <w:szCs w:val="20"/>
          <w:lang w:eastAsia="en-IN"/>
        </w:rPr>
        <w:t>request.startAsync</w:t>
      </w:r>
      <w:proofErr w:type="spellEnd"/>
      <w:r w:rsidRPr="001A228E">
        <w:rPr>
          <w:rFonts w:ascii="Courier New" w:eastAsia="Times New Roman" w:hAnsi="Courier New" w:cs="Courier New"/>
          <w:sz w:val="20"/>
          <w:szCs w:val="20"/>
          <w:lang w:eastAsia="en-IN"/>
        </w:rPr>
        <w:t>(</w:t>
      </w:r>
      <w:proofErr w:type="gramEnd"/>
      <w:r w:rsidRPr="001A228E">
        <w:rPr>
          <w:rFonts w:ascii="Courier New" w:eastAsia="Times New Roman" w:hAnsi="Courier New" w:cs="Courier New"/>
          <w:sz w:val="20"/>
          <w:szCs w:val="20"/>
          <w:lang w:eastAsia="en-IN"/>
        </w:rPr>
        <w:t>);</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 xml:space="preserve">        </w:t>
      </w:r>
      <w:proofErr w:type="spellStart"/>
      <w:proofErr w:type="gramStart"/>
      <w:r w:rsidRPr="001A228E">
        <w:rPr>
          <w:rFonts w:ascii="Courier New" w:eastAsia="Times New Roman" w:hAnsi="Courier New" w:cs="Courier New"/>
          <w:sz w:val="20"/>
          <w:szCs w:val="20"/>
          <w:lang w:eastAsia="en-IN"/>
        </w:rPr>
        <w:t>asyncContext.start</w:t>
      </w:r>
      <w:proofErr w:type="spellEnd"/>
      <w:r w:rsidRPr="001A228E">
        <w:rPr>
          <w:rFonts w:ascii="Courier New" w:eastAsia="Times New Roman" w:hAnsi="Courier New" w:cs="Courier New"/>
          <w:sz w:val="20"/>
          <w:szCs w:val="20"/>
          <w:lang w:eastAsia="en-IN"/>
        </w:rPr>
        <w:t>(</w:t>
      </w:r>
      <w:proofErr w:type="gramEnd"/>
      <w:r w:rsidRPr="001A228E">
        <w:rPr>
          <w:rFonts w:ascii="Courier New" w:eastAsia="Times New Roman" w:hAnsi="Courier New" w:cs="Courier New"/>
          <w:sz w:val="20"/>
          <w:szCs w:val="20"/>
          <w:lang w:eastAsia="en-IN"/>
        </w:rPr>
        <w:t>() -&gt; {</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 xml:space="preserve">            </w:t>
      </w:r>
      <w:proofErr w:type="gramStart"/>
      <w:r w:rsidRPr="001A228E">
        <w:rPr>
          <w:rFonts w:ascii="Courier New" w:eastAsia="Times New Roman" w:hAnsi="Courier New" w:cs="Courier New"/>
          <w:sz w:val="20"/>
          <w:szCs w:val="20"/>
          <w:lang w:eastAsia="en-IN"/>
        </w:rPr>
        <w:t>try</w:t>
      </w:r>
      <w:proofErr w:type="gramEnd"/>
      <w:r w:rsidRPr="001A228E">
        <w:rPr>
          <w:rFonts w:ascii="Courier New" w:eastAsia="Times New Roman" w:hAnsi="Courier New" w:cs="Courier New"/>
          <w:sz w:val="20"/>
          <w:szCs w:val="20"/>
          <w:lang w:eastAsia="en-IN"/>
        </w:rPr>
        <w:t xml:space="preserve"> {</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 xml:space="preserve">                // </w:t>
      </w:r>
      <w:proofErr w:type="gramStart"/>
      <w:r w:rsidRPr="001A228E">
        <w:rPr>
          <w:rFonts w:ascii="Courier New" w:eastAsia="Times New Roman" w:hAnsi="Courier New" w:cs="Courier New"/>
          <w:sz w:val="20"/>
          <w:szCs w:val="20"/>
          <w:lang w:eastAsia="en-IN"/>
        </w:rPr>
        <w:t>Simulate</w:t>
      </w:r>
      <w:proofErr w:type="gramEnd"/>
      <w:r w:rsidRPr="001A228E">
        <w:rPr>
          <w:rFonts w:ascii="Courier New" w:eastAsia="Times New Roman" w:hAnsi="Courier New" w:cs="Courier New"/>
          <w:sz w:val="20"/>
          <w:szCs w:val="20"/>
          <w:lang w:eastAsia="en-IN"/>
        </w:rPr>
        <w:t xml:space="preserve"> a long-running task</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 xml:space="preserve">                </w:t>
      </w:r>
      <w:proofErr w:type="spellStart"/>
      <w:proofErr w:type="gramStart"/>
      <w:r w:rsidRPr="001A228E">
        <w:rPr>
          <w:rFonts w:ascii="Courier New" w:eastAsia="Times New Roman" w:hAnsi="Courier New" w:cs="Courier New"/>
          <w:sz w:val="20"/>
          <w:szCs w:val="20"/>
          <w:lang w:eastAsia="en-IN"/>
        </w:rPr>
        <w:t>Thread.sleep</w:t>
      </w:r>
      <w:proofErr w:type="spellEnd"/>
      <w:r w:rsidRPr="001A228E">
        <w:rPr>
          <w:rFonts w:ascii="Courier New" w:eastAsia="Times New Roman" w:hAnsi="Courier New" w:cs="Courier New"/>
          <w:sz w:val="20"/>
          <w:szCs w:val="20"/>
          <w:lang w:eastAsia="en-IN"/>
        </w:rPr>
        <w:t>(</w:t>
      </w:r>
      <w:proofErr w:type="gramEnd"/>
      <w:r w:rsidRPr="001A228E">
        <w:rPr>
          <w:rFonts w:ascii="Courier New" w:eastAsia="Times New Roman" w:hAnsi="Courier New" w:cs="Courier New"/>
          <w:sz w:val="20"/>
          <w:szCs w:val="20"/>
          <w:lang w:eastAsia="en-IN"/>
        </w:rPr>
        <w:t>5000);</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 xml:space="preserve">                </w:t>
      </w:r>
      <w:proofErr w:type="spellStart"/>
      <w:r w:rsidRPr="001A228E">
        <w:rPr>
          <w:rFonts w:ascii="Courier New" w:eastAsia="Times New Roman" w:hAnsi="Courier New" w:cs="Courier New"/>
          <w:sz w:val="20"/>
          <w:szCs w:val="20"/>
          <w:lang w:eastAsia="en-IN"/>
        </w:rPr>
        <w:t>PrintWriter</w:t>
      </w:r>
      <w:proofErr w:type="spellEnd"/>
      <w:r w:rsidRPr="001A228E">
        <w:rPr>
          <w:rFonts w:ascii="Courier New" w:eastAsia="Times New Roman" w:hAnsi="Courier New" w:cs="Courier New"/>
          <w:sz w:val="20"/>
          <w:szCs w:val="20"/>
          <w:lang w:eastAsia="en-IN"/>
        </w:rPr>
        <w:t xml:space="preserve"> out = </w:t>
      </w:r>
      <w:proofErr w:type="spellStart"/>
      <w:proofErr w:type="gramStart"/>
      <w:r w:rsidRPr="001A228E">
        <w:rPr>
          <w:rFonts w:ascii="Courier New" w:eastAsia="Times New Roman" w:hAnsi="Courier New" w:cs="Courier New"/>
          <w:sz w:val="20"/>
          <w:szCs w:val="20"/>
          <w:lang w:eastAsia="en-IN"/>
        </w:rPr>
        <w:t>response.getWriter</w:t>
      </w:r>
      <w:proofErr w:type="spellEnd"/>
      <w:r w:rsidRPr="001A228E">
        <w:rPr>
          <w:rFonts w:ascii="Courier New" w:eastAsia="Times New Roman" w:hAnsi="Courier New" w:cs="Courier New"/>
          <w:sz w:val="20"/>
          <w:szCs w:val="20"/>
          <w:lang w:eastAsia="en-IN"/>
        </w:rPr>
        <w:t>(</w:t>
      </w:r>
      <w:proofErr w:type="gramEnd"/>
      <w:r w:rsidRPr="001A228E">
        <w:rPr>
          <w:rFonts w:ascii="Courier New" w:eastAsia="Times New Roman" w:hAnsi="Courier New" w:cs="Courier New"/>
          <w:sz w:val="20"/>
          <w:szCs w:val="20"/>
          <w:lang w:eastAsia="en-IN"/>
        </w:rPr>
        <w:t>);</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 xml:space="preserve">                </w:t>
      </w:r>
      <w:proofErr w:type="spellStart"/>
      <w:proofErr w:type="gramStart"/>
      <w:r w:rsidRPr="001A228E">
        <w:rPr>
          <w:rFonts w:ascii="Courier New" w:eastAsia="Times New Roman" w:hAnsi="Courier New" w:cs="Courier New"/>
          <w:sz w:val="20"/>
          <w:szCs w:val="20"/>
          <w:lang w:eastAsia="en-IN"/>
        </w:rPr>
        <w:t>out.println</w:t>
      </w:r>
      <w:proofErr w:type="spellEnd"/>
      <w:r w:rsidRPr="001A228E">
        <w:rPr>
          <w:rFonts w:ascii="Courier New" w:eastAsia="Times New Roman" w:hAnsi="Courier New" w:cs="Courier New"/>
          <w:sz w:val="20"/>
          <w:szCs w:val="20"/>
          <w:lang w:eastAsia="en-IN"/>
        </w:rPr>
        <w:t>(</w:t>
      </w:r>
      <w:proofErr w:type="gramEnd"/>
      <w:r w:rsidRPr="001A228E">
        <w:rPr>
          <w:rFonts w:ascii="Courier New" w:eastAsia="Times New Roman" w:hAnsi="Courier New" w:cs="Courier New"/>
          <w:sz w:val="20"/>
          <w:szCs w:val="20"/>
          <w:lang w:eastAsia="en-IN"/>
        </w:rPr>
        <w:t>"Task completed");</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 xml:space="preserve">                </w:t>
      </w:r>
      <w:proofErr w:type="spellStart"/>
      <w:proofErr w:type="gramStart"/>
      <w:r w:rsidRPr="001A228E">
        <w:rPr>
          <w:rFonts w:ascii="Courier New" w:eastAsia="Times New Roman" w:hAnsi="Courier New" w:cs="Courier New"/>
          <w:sz w:val="20"/>
          <w:szCs w:val="20"/>
          <w:lang w:eastAsia="en-IN"/>
        </w:rPr>
        <w:t>asyncContext.complete</w:t>
      </w:r>
      <w:proofErr w:type="spellEnd"/>
      <w:r w:rsidRPr="001A228E">
        <w:rPr>
          <w:rFonts w:ascii="Courier New" w:eastAsia="Times New Roman" w:hAnsi="Courier New" w:cs="Courier New"/>
          <w:sz w:val="20"/>
          <w:szCs w:val="20"/>
          <w:lang w:eastAsia="en-IN"/>
        </w:rPr>
        <w:t>(</w:t>
      </w:r>
      <w:proofErr w:type="gramEnd"/>
      <w:r w:rsidRPr="001A228E">
        <w:rPr>
          <w:rFonts w:ascii="Courier New" w:eastAsia="Times New Roman" w:hAnsi="Courier New" w:cs="Courier New"/>
          <w:sz w:val="20"/>
          <w:szCs w:val="20"/>
          <w:lang w:eastAsia="en-IN"/>
        </w:rPr>
        <w:t>);</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 xml:space="preserve">            } catch (Exception e) {</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 xml:space="preserve">                </w:t>
      </w:r>
      <w:proofErr w:type="spellStart"/>
      <w:proofErr w:type="gramStart"/>
      <w:r w:rsidRPr="001A228E">
        <w:rPr>
          <w:rFonts w:ascii="Courier New" w:eastAsia="Times New Roman" w:hAnsi="Courier New" w:cs="Courier New"/>
          <w:sz w:val="20"/>
          <w:szCs w:val="20"/>
          <w:lang w:eastAsia="en-IN"/>
        </w:rPr>
        <w:t>e.printStackTrace</w:t>
      </w:r>
      <w:proofErr w:type="spellEnd"/>
      <w:r w:rsidRPr="001A228E">
        <w:rPr>
          <w:rFonts w:ascii="Courier New" w:eastAsia="Times New Roman" w:hAnsi="Courier New" w:cs="Courier New"/>
          <w:sz w:val="20"/>
          <w:szCs w:val="20"/>
          <w:lang w:eastAsia="en-IN"/>
        </w:rPr>
        <w:t>(</w:t>
      </w:r>
      <w:proofErr w:type="gramEnd"/>
      <w:r w:rsidRPr="001A228E">
        <w:rPr>
          <w:rFonts w:ascii="Courier New" w:eastAsia="Times New Roman" w:hAnsi="Courier New" w:cs="Courier New"/>
          <w:sz w:val="20"/>
          <w:szCs w:val="20"/>
          <w:lang w:eastAsia="en-IN"/>
        </w:rPr>
        <w:t>);</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 xml:space="preserve">            }</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 xml:space="preserve">        });</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 xml:space="preserve">    }</w:t>
      </w:r>
    </w:p>
    <w:p w:rsidR="001A228E" w:rsidRPr="001A228E" w:rsidRDefault="001A228E" w:rsidP="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28E">
        <w:rPr>
          <w:rFonts w:ascii="Courier New" w:eastAsia="Times New Roman" w:hAnsi="Courier New" w:cs="Courier New"/>
          <w:sz w:val="20"/>
          <w:szCs w:val="20"/>
          <w:lang w:eastAsia="en-IN"/>
        </w:rPr>
        <w:t>}</w:t>
      </w:r>
    </w:p>
    <w:p w:rsidR="001A228E" w:rsidRPr="001A228E" w:rsidRDefault="001A228E" w:rsidP="001A22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228E">
        <w:rPr>
          <w:rFonts w:ascii="Times New Roman" w:eastAsia="Times New Roman" w:hAnsi="Times New Roman" w:cs="Times New Roman"/>
          <w:b/>
          <w:bCs/>
          <w:sz w:val="27"/>
          <w:szCs w:val="27"/>
          <w:lang w:eastAsia="en-IN"/>
        </w:rPr>
        <w:t>5. Benefits</w:t>
      </w:r>
    </w:p>
    <w:p w:rsidR="001A228E" w:rsidRPr="001A228E" w:rsidRDefault="001A228E" w:rsidP="001A22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A228E">
        <w:rPr>
          <w:rFonts w:ascii="Times New Roman" w:eastAsia="Times New Roman" w:hAnsi="Times New Roman" w:cs="Times New Roman"/>
          <w:b/>
          <w:bCs/>
          <w:sz w:val="24"/>
          <w:szCs w:val="24"/>
          <w:lang w:eastAsia="en-IN"/>
        </w:rPr>
        <w:t>Resource Efficiency:</w:t>
      </w:r>
      <w:r w:rsidRPr="001A228E">
        <w:rPr>
          <w:rFonts w:ascii="Times New Roman" w:eastAsia="Times New Roman" w:hAnsi="Times New Roman" w:cs="Times New Roman"/>
          <w:sz w:val="24"/>
          <w:szCs w:val="24"/>
          <w:lang w:eastAsia="en-IN"/>
        </w:rPr>
        <w:t xml:space="preserve"> Asynchronous servlets can handle more concurrent requests with fewer threads, improving resource utilization.</w:t>
      </w:r>
    </w:p>
    <w:p w:rsidR="001A228E" w:rsidRPr="001A228E" w:rsidRDefault="001A228E" w:rsidP="001A22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A228E">
        <w:rPr>
          <w:rFonts w:ascii="Times New Roman" w:eastAsia="Times New Roman" w:hAnsi="Times New Roman" w:cs="Times New Roman"/>
          <w:b/>
          <w:bCs/>
          <w:sz w:val="24"/>
          <w:szCs w:val="24"/>
          <w:lang w:eastAsia="en-IN"/>
        </w:rPr>
        <w:t>Improved Scalability:</w:t>
      </w:r>
      <w:r w:rsidRPr="001A228E">
        <w:rPr>
          <w:rFonts w:ascii="Times New Roman" w:eastAsia="Times New Roman" w:hAnsi="Times New Roman" w:cs="Times New Roman"/>
          <w:sz w:val="24"/>
          <w:szCs w:val="24"/>
          <w:lang w:eastAsia="en-IN"/>
        </w:rPr>
        <w:t xml:space="preserve"> By freeing up threads during long-running operations, asynchronous servlets allow the server to scale better under high load.</w:t>
      </w:r>
    </w:p>
    <w:p w:rsidR="001A228E" w:rsidRPr="001A228E" w:rsidRDefault="001A228E" w:rsidP="001A22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A228E">
        <w:rPr>
          <w:rFonts w:ascii="Times New Roman" w:eastAsia="Times New Roman" w:hAnsi="Times New Roman" w:cs="Times New Roman"/>
          <w:b/>
          <w:bCs/>
          <w:sz w:val="24"/>
          <w:szCs w:val="24"/>
          <w:lang w:eastAsia="en-IN"/>
        </w:rPr>
        <w:t>Enhanced User Experience:</w:t>
      </w:r>
      <w:r w:rsidRPr="001A228E">
        <w:rPr>
          <w:rFonts w:ascii="Times New Roman" w:eastAsia="Times New Roman" w:hAnsi="Times New Roman" w:cs="Times New Roman"/>
          <w:sz w:val="24"/>
          <w:szCs w:val="24"/>
          <w:lang w:eastAsia="en-IN"/>
        </w:rPr>
        <w:t xml:space="preserve"> Long-running operations can be handled without blocking the user interface, leading to a more responsive user experience.</w:t>
      </w:r>
    </w:p>
    <w:p w:rsidR="001A228E" w:rsidRPr="001A228E" w:rsidRDefault="001A228E" w:rsidP="001A22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228E">
        <w:rPr>
          <w:rFonts w:ascii="Times New Roman" w:eastAsia="Times New Roman" w:hAnsi="Times New Roman" w:cs="Times New Roman"/>
          <w:b/>
          <w:bCs/>
          <w:sz w:val="27"/>
          <w:szCs w:val="27"/>
          <w:lang w:eastAsia="en-IN"/>
        </w:rPr>
        <w:t>6. Considerations</w:t>
      </w:r>
    </w:p>
    <w:p w:rsidR="001A228E" w:rsidRPr="001A228E" w:rsidRDefault="001A228E" w:rsidP="001A228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A228E">
        <w:rPr>
          <w:rFonts w:ascii="Times New Roman" w:eastAsia="Times New Roman" w:hAnsi="Times New Roman" w:cs="Times New Roman"/>
          <w:b/>
          <w:bCs/>
          <w:sz w:val="24"/>
          <w:szCs w:val="24"/>
          <w:lang w:eastAsia="en-IN"/>
        </w:rPr>
        <w:t>Timeouts:</w:t>
      </w:r>
      <w:r w:rsidRPr="001A228E">
        <w:rPr>
          <w:rFonts w:ascii="Times New Roman" w:eastAsia="Times New Roman" w:hAnsi="Times New Roman" w:cs="Times New Roman"/>
          <w:sz w:val="24"/>
          <w:szCs w:val="24"/>
          <w:lang w:eastAsia="en-IN"/>
        </w:rPr>
        <w:t xml:space="preserve"> Asynchronous requests can have timeouts, which should be handled appropriately to avoid incomplete responses.</w:t>
      </w:r>
    </w:p>
    <w:p w:rsidR="001A228E" w:rsidRPr="001A228E" w:rsidRDefault="001A228E" w:rsidP="001A228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A228E">
        <w:rPr>
          <w:rFonts w:ascii="Times New Roman" w:eastAsia="Times New Roman" w:hAnsi="Times New Roman" w:cs="Times New Roman"/>
          <w:b/>
          <w:bCs/>
          <w:sz w:val="24"/>
          <w:szCs w:val="24"/>
          <w:lang w:eastAsia="en-IN"/>
        </w:rPr>
        <w:t>Error Handling:</w:t>
      </w:r>
      <w:r w:rsidRPr="001A228E">
        <w:rPr>
          <w:rFonts w:ascii="Times New Roman" w:eastAsia="Times New Roman" w:hAnsi="Times New Roman" w:cs="Times New Roman"/>
          <w:sz w:val="24"/>
          <w:szCs w:val="24"/>
          <w:lang w:eastAsia="en-IN"/>
        </w:rPr>
        <w:t xml:space="preserve"> Proper error handling is crucial in asynchronous processing to ensure that resources are released correctly and responses are sent back to clients.</w:t>
      </w:r>
    </w:p>
    <w:p w:rsidR="001A228E" w:rsidRPr="001A228E" w:rsidRDefault="001A228E" w:rsidP="001A228E">
      <w:pPr>
        <w:spacing w:before="100" w:beforeAutospacing="1" w:after="100" w:afterAutospacing="1" w:line="240" w:lineRule="auto"/>
        <w:rPr>
          <w:rFonts w:ascii="Times New Roman" w:eastAsia="Times New Roman" w:hAnsi="Times New Roman" w:cs="Times New Roman"/>
          <w:sz w:val="24"/>
          <w:szCs w:val="24"/>
          <w:lang w:eastAsia="en-IN"/>
        </w:rPr>
      </w:pPr>
      <w:r w:rsidRPr="001A228E">
        <w:rPr>
          <w:rFonts w:ascii="Times New Roman" w:eastAsia="Times New Roman" w:hAnsi="Times New Roman" w:cs="Times New Roman"/>
          <w:sz w:val="24"/>
          <w:szCs w:val="24"/>
          <w:lang w:eastAsia="en-IN"/>
        </w:rPr>
        <w:t>The Asynchronous Servlet Mechanism is a powerful tool for building responsive and scalable web applications. If you need more detailed information or have specific questions about implementation, feel free to ask!</w:t>
      </w:r>
    </w:p>
    <w:p w:rsidR="001A228E" w:rsidRDefault="001A228E"/>
    <w:p w:rsidR="002F48A6" w:rsidRDefault="002F48A6"/>
    <w:p w:rsidR="002F48A6" w:rsidRDefault="002F48A6"/>
    <w:p w:rsidR="002F48A6" w:rsidRDefault="002F48A6"/>
    <w:p w:rsidR="002F48A6" w:rsidRPr="002F48A6" w:rsidRDefault="002F48A6" w:rsidP="002F48A6">
      <w:p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 xml:space="preserve">The </w:t>
      </w:r>
      <w:r w:rsidRPr="002F48A6">
        <w:rPr>
          <w:rFonts w:ascii="Times New Roman" w:eastAsia="Times New Roman" w:hAnsi="Times New Roman" w:cs="Times New Roman"/>
          <w:sz w:val="24"/>
          <w:szCs w:val="24"/>
          <w:highlight w:val="yellow"/>
          <w:lang w:eastAsia="en-IN"/>
        </w:rPr>
        <w:t>Java Authentication and Authorization Service (JAAS)</w:t>
      </w:r>
      <w:r w:rsidRPr="002F48A6">
        <w:rPr>
          <w:rFonts w:ascii="Times New Roman" w:eastAsia="Times New Roman" w:hAnsi="Times New Roman" w:cs="Times New Roman"/>
          <w:sz w:val="24"/>
          <w:szCs w:val="24"/>
          <w:lang w:eastAsia="en-IN"/>
        </w:rPr>
        <w:t xml:space="preserve"> plays a significant role in providing pluggable and extensible authentication for web applications. Here's an overview of its role and benefits:</w:t>
      </w:r>
    </w:p>
    <w:p w:rsidR="002F48A6" w:rsidRPr="002F48A6" w:rsidRDefault="002F48A6" w:rsidP="002F48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48A6">
        <w:rPr>
          <w:rFonts w:ascii="Times New Roman" w:eastAsia="Times New Roman" w:hAnsi="Times New Roman" w:cs="Times New Roman"/>
          <w:b/>
          <w:bCs/>
          <w:sz w:val="27"/>
          <w:szCs w:val="27"/>
          <w:lang w:eastAsia="en-IN"/>
        </w:rPr>
        <w:t>Role of JAAS in Authentication</w:t>
      </w:r>
    </w:p>
    <w:p w:rsidR="002F48A6" w:rsidRPr="002F48A6" w:rsidRDefault="002F48A6" w:rsidP="002F48A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b/>
          <w:bCs/>
          <w:sz w:val="24"/>
          <w:szCs w:val="24"/>
          <w:lang w:eastAsia="en-IN"/>
        </w:rPr>
        <w:t>Pluggable Authentication Modules (PAM):</w:t>
      </w:r>
    </w:p>
    <w:p w:rsidR="002F48A6" w:rsidRPr="002F48A6" w:rsidRDefault="002F48A6" w:rsidP="002F48A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JAAS allows the integration of various authentication mechanisms through its Pluggable Authentication Module (PAM) framework. This means you can plug in different authentication modules without changing the application's core code.</w:t>
      </w:r>
    </w:p>
    <w:p w:rsidR="002F48A6" w:rsidRPr="002F48A6" w:rsidRDefault="002F48A6" w:rsidP="002F48A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b/>
          <w:bCs/>
          <w:sz w:val="24"/>
          <w:szCs w:val="24"/>
          <w:lang w:eastAsia="en-IN"/>
        </w:rPr>
        <w:t>Separation of Concerns:</w:t>
      </w:r>
    </w:p>
    <w:p w:rsidR="002F48A6" w:rsidRPr="002F48A6" w:rsidRDefault="002F48A6" w:rsidP="002F48A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JAAS separates the authentication and authorization logic from the application logic. This makes the code cleaner, easier to maintain, and more secure.</w:t>
      </w:r>
    </w:p>
    <w:p w:rsidR="002F48A6" w:rsidRPr="002F48A6" w:rsidRDefault="002F48A6" w:rsidP="002F48A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b/>
          <w:bCs/>
          <w:sz w:val="24"/>
          <w:szCs w:val="24"/>
          <w:lang w:eastAsia="en-IN"/>
        </w:rPr>
        <w:t>Multiple Authentication Mechanisms:</w:t>
      </w:r>
    </w:p>
    <w:p w:rsidR="002F48A6" w:rsidRPr="002F48A6" w:rsidRDefault="002F48A6" w:rsidP="002F48A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It supports multiple authentication mechanisms like username/password, biometric authentication, smart cards, etc. This provides flexibility in choosing or combining various authentication methods.</w:t>
      </w:r>
    </w:p>
    <w:p w:rsidR="002F48A6" w:rsidRPr="002F48A6" w:rsidRDefault="002F48A6" w:rsidP="002F48A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b/>
          <w:bCs/>
          <w:sz w:val="24"/>
          <w:szCs w:val="24"/>
          <w:lang w:eastAsia="en-IN"/>
        </w:rPr>
        <w:t>Extensibility:</w:t>
      </w:r>
    </w:p>
    <w:p w:rsidR="002F48A6" w:rsidRPr="002F48A6" w:rsidRDefault="002F48A6" w:rsidP="002F48A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Developers can create custom login modules that can be plugged into the JAAS framework. This extensibility allows for integrating proprietary or specialized authentication systems.</w:t>
      </w:r>
    </w:p>
    <w:p w:rsidR="002F48A6" w:rsidRPr="002F48A6" w:rsidRDefault="002F48A6" w:rsidP="002F48A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b/>
          <w:bCs/>
          <w:sz w:val="24"/>
          <w:szCs w:val="24"/>
          <w:lang w:eastAsia="en-IN"/>
        </w:rPr>
        <w:t>Configuration-Based:</w:t>
      </w:r>
    </w:p>
    <w:p w:rsidR="002F48A6" w:rsidRPr="002F48A6" w:rsidRDefault="002F48A6" w:rsidP="002F48A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JAAS uses configuration files to define the login modules and their order. This makes it easy to change or update authentication mechanisms without modifying the application code.</w:t>
      </w:r>
    </w:p>
    <w:p w:rsidR="002F48A6" w:rsidRPr="002F48A6" w:rsidRDefault="002F48A6" w:rsidP="002F48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48A6">
        <w:rPr>
          <w:rFonts w:ascii="Times New Roman" w:eastAsia="Times New Roman" w:hAnsi="Times New Roman" w:cs="Times New Roman"/>
          <w:b/>
          <w:bCs/>
          <w:sz w:val="27"/>
          <w:szCs w:val="27"/>
          <w:lang w:eastAsia="en-IN"/>
        </w:rPr>
        <w:t>JAAS Architecture</w:t>
      </w:r>
    </w:p>
    <w:p w:rsidR="002F48A6" w:rsidRPr="002F48A6" w:rsidRDefault="002F48A6" w:rsidP="002F48A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F48A6">
        <w:rPr>
          <w:rFonts w:ascii="Times New Roman" w:eastAsia="Times New Roman" w:hAnsi="Times New Roman" w:cs="Times New Roman"/>
          <w:b/>
          <w:bCs/>
          <w:sz w:val="24"/>
          <w:szCs w:val="24"/>
          <w:lang w:eastAsia="en-IN"/>
        </w:rPr>
        <w:t>LoginContext</w:t>
      </w:r>
      <w:proofErr w:type="spellEnd"/>
      <w:r w:rsidRPr="002F48A6">
        <w:rPr>
          <w:rFonts w:ascii="Times New Roman" w:eastAsia="Times New Roman" w:hAnsi="Times New Roman" w:cs="Times New Roman"/>
          <w:b/>
          <w:bCs/>
          <w:sz w:val="24"/>
          <w:szCs w:val="24"/>
          <w:lang w:eastAsia="en-IN"/>
        </w:rPr>
        <w:t>:</w:t>
      </w:r>
    </w:p>
    <w:p w:rsidR="002F48A6" w:rsidRPr="002F48A6" w:rsidRDefault="002F48A6" w:rsidP="002F48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 xml:space="preserve">The </w:t>
      </w:r>
      <w:proofErr w:type="spellStart"/>
      <w:r w:rsidRPr="002F48A6">
        <w:rPr>
          <w:rFonts w:ascii="Courier New" w:eastAsia="Times New Roman" w:hAnsi="Courier New" w:cs="Courier New"/>
          <w:sz w:val="20"/>
          <w:szCs w:val="20"/>
          <w:lang w:eastAsia="en-IN"/>
        </w:rPr>
        <w:t>LoginContext</w:t>
      </w:r>
      <w:proofErr w:type="spellEnd"/>
      <w:r w:rsidRPr="002F48A6">
        <w:rPr>
          <w:rFonts w:ascii="Times New Roman" w:eastAsia="Times New Roman" w:hAnsi="Times New Roman" w:cs="Times New Roman"/>
          <w:sz w:val="24"/>
          <w:szCs w:val="24"/>
          <w:lang w:eastAsia="en-IN"/>
        </w:rPr>
        <w:t xml:space="preserve"> class is the main entry point for authentication in JAAS. It interacts with one or more </w:t>
      </w:r>
      <w:proofErr w:type="spellStart"/>
      <w:r w:rsidRPr="002F48A6">
        <w:rPr>
          <w:rFonts w:ascii="Courier New" w:eastAsia="Times New Roman" w:hAnsi="Courier New" w:cs="Courier New"/>
          <w:sz w:val="20"/>
          <w:szCs w:val="20"/>
          <w:lang w:eastAsia="en-IN"/>
        </w:rPr>
        <w:t>LoginModules</w:t>
      </w:r>
      <w:proofErr w:type="spellEnd"/>
      <w:r w:rsidRPr="002F48A6">
        <w:rPr>
          <w:rFonts w:ascii="Times New Roman" w:eastAsia="Times New Roman" w:hAnsi="Times New Roman" w:cs="Times New Roman"/>
          <w:sz w:val="24"/>
          <w:szCs w:val="24"/>
          <w:lang w:eastAsia="en-IN"/>
        </w:rPr>
        <w:t xml:space="preserve"> specified in the configuration file.</w:t>
      </w:r>
    </w:p>
    <w:p w:rsidR="002F48A6" w:rsidRPr="002F48A6" w:rsidRDefault="002F48A6" w:rsidP="002F48A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F48A6">
        <w:rPr>
          <w:rFonts w:ascii="Times New Roman" w:eastAsia="Times New Roman" w:hAnsi="Times New Roman" w:cs="Times New Roman"/>
          <w:b/>
          <w:bCs/>
          <w:sz w:val="24"/>
          <w:szCs w:val="24"/>
          <w:lang w:eastAsia="en-IN"/>
        </w:rPr>
        <w:t>LoginModule</w:t>
      </w:r>
      <w:proofErr w:type="spellEnd"/>
      <w:r w:rsidRPr="002F48A6">
        <w:rPr>
          <w:rFonts w:ascii="Times New Roman" w:eastAsia="Times New Roman" w:hAnsi="Times New Roman" w:cs="Times New Roman"/>
          <w:b/>
          <w:bCs/>
          <w:sz w:val="24"/>
          <w:szCs w:val="24"/>
          <w:lang w:eastAsia="en-IN"/>
        </w:rPr>
        <w:t>:</w:t>
      </w:r>
    </w:p>
    <w:p w:rsidR="002F48A6" w:rsidRPr="002F48A6" w:rsidRDefault="002F48A6" w:rsidP="002F48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F48A6">
        <w:rPr>
          <w:rFonts w:ascii="Courier New" w:eastAsia="Times New Roman" w:hAnsi="Courier New" w:cs="Courier New"/>
          <w:sz w:val="20"/>
          <w:szCs w:val="20"/>
          <w:lang w:eastAsia="en-IN"/>
        </w:rPr>
        <w:t>LoginModule</w:t>
      </w:r>
      <w:proofErr w:type="spellEnd"/>
      <w:r w:rsidRPr="002F48A6">
        <w:rPr>
          <w:rFonts w:ascii="Times New Roman" w:eastAsia="Times New Roman" w:hAnsi="Times New Roman" w:cs="Times New Roman"/>
          <w:sz w:val="24"/>
          <w:szCs w:val="24"/>
          <w:lang w:eastAsia="en-IN"/>
        </w:rPr>
        <w:t xml:space="preserve"> is an interface that must be implemented by authentication modules. These modules handle the actual authentication logic.</w:t>
      </w:r>
    </w:p>
    <w:p w:rsidR="002F48A6" w:rsidRPr="002F48A6" w:rsidRDefault="002F48A6" w:rsidP="002F48A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b/>
          <w:bCs/>
          <w:sz w:val="24"/>
          <w:szCs w:val="24"/>
          <w:lang w:eastAsia="en-IN"/>
        </w:rPr>
        <w:t>Subject:</w:t>
      </w:r>
    </w:p>
    <w:p w:rsidR="002F48A6" w:rsidRPr="002F48A6" w:rsidRDefault="002F48A6" w:rsidP="002F48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 xml:space="preserve">A </w:t>
      </w:r>
      <w:r w:rsidRPr="002F48A6">
        <w:rPr>
          <w:rFonts w:ascii="Courier New" w:eastAsia="Times New Roman" w:hAnsi="Courier New" w:cs="Courier New"/>
          <w:sz w:val="20"/>
          <w:szCs w:val="20"/>
          <w:lang w:eastAsia="en-IN"/>
        </w:rPr>
        <w:t>Subject</w:t>
      </w:r>
      <w:r w:rsidRPr="002F48A6">
        <w:rPr>
          <w:rFonts w:ascii="Times New Roman" w:eastAsia="Times New Roman" w:hAnsi="Times New Roman" w:cs="Times New Roman"/>
          <w:sz w:val="24"/>
          <w:szCs w:val="24"/>
          <w:lang w:eastAsia="en-IN"/>
        </w:rPr>
        <w:t xml:space="preserve"> represents the authenticated user and associated identities (Principals). After successful authentication, the </w:t>
      </w:r>
      <w:r w:rsidRPr="002F48A6">
        <w:rPr>
          <w:rFonts w:ascii="Courier New" w:eastAsia="Times New Roman" w:hAnsi="Courier New" w:cs="Courier New"/>
          <w:sz w:val="20"/>
          <w:szCs w:val="20"/>
          <w:lang w:eastAsia="en-IN"/>
        </w:rPr>
        <w:t>Subject</w:t>
      </w:r>
      <w:r w:rsidRPr="002F48A6">
        <w:rPr>
          <w:rFonts w:ascii="Times New Roman" w:eastAsia="Times New Roman" w:hAnsi="Times New Roman" w:cs="Times New Roman"/>
          <w:sz w:val="24"/>
          <w:szCs w:val="24"/>
          <w:lang w:eastAsia="en-IN"/>
        </w:rPr>
        <w:t xml:space="preserve"> holds the principals and credentials.</w:t>
      </w:r>
    </w:p>
    <w:p w:rsidR="002F48A6" w:rsidRPr="002F48A6" w:rsidRDefault="002F48A6" w:rsidP="002F48A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b/>
          <w:bCs/>
          <w:sz w:val="24"/>
          <w:szCs w:val="24"/>
          <w:lang w:eastAsia="en-IN"/>
        </w:rPr>
        <w:t>Principal:</w:t>
      </w:r>
    </w:p>
    <w:p w:rsidR="002F48A6" w:rsidRPr="002F48A6" w:rsidRDefault="002F48A6" w:rsidP="002F48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 xml:space="preserve">A </w:t>
      </w:r>
      <w:r w:rsidRPr="002F48A6">
        <w:rPr>
          <w:rFonts w:ascii="Courier New" w:eastAsia="Times New Roman" w:hAnsi="Courier New" w:cs="Courier New"/>
          <w:sz w:val="20"/>
          <w:szCs w:val="20"/>
          <w:lang w:eastAsia="en-IN"/>
        </w:rPr>
        <w:t>Principal</w:t>
      </w:r>
      <w:r w:rsidRPr="002F48A6">
        <w:rPr>
          <w:rFonts w:ascii="Times New Roman" w:eastAsia="Times New Roman" w:hAnsi="Times New Roman" w:cs="Times New Roman"/>
          <w:sz w:val="24"/>
          <w:szCs w:val="24"/>
          <w:lang w:eastAsia="en-IN"/>
        </w:rPr>
        <w:t xml:space="preserve"> represents an identity assigned to the </w:t>
      </w:r>
      <w:r w:rsidRPr="002F48A6">
        <w:rPr>
          <w:rFonts w:ascii="Courier New" w:eastAsia="Times New Roman" w:hAnsi="Courier New" w:cs="Courier New"/>
          <w:sz w:val="20"/>
          <w:szCs w:val="20"/>
          <w:lang w:eastAsia="en-IN"/>
        </w:rPr>
        <w:t>Subject</w:t>
      </w:r>
      <w:r w:rsidRPr="002F48A6">
        <w:rPr>
          <w:rFonts w:ascii="Times New Roman" w:eastAsia="Times New Roman" w:hAnsi="Times New Roman" w:cs="Times New Roman"/>
          <w:sz w:val="24"/>
          <w:szCs w:val="24"/>
          <w:lang w:eastAsia="en-IN"/>
        </w:rPr>
        <w:t xml:space="preserve"> (e.g., username). It is used for authorization decisions.</w:t>
      </w:r>
    </w:p>
    <w:p w:rsidR="002F48A6" w:rsidRPr="002F48A6" w:rsidRDefault="002F48A6" w:rsidP="002F48A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F48A6">
        <w:rPr>
          <w:rFonts w:ascii="Times New Roman" w:eastAsia="Times New Roman" w:hAnsi="Times New Roman" w:cs="Times New Roman"/>
          <w:b/>
          <w:bCs/>
          <w:sz w:val="24"/>
          <w:szCs w:val="24"/>
          <w:lang w:eastAsia="en-IN"/>
        </w:rPr>
        <w:t>CallbackHandler</w:t>
      </w:r>
      <w:proofErr w:type="spellEnd"/>
      <w:r w:rsidRPr="002F48A6">
        <w:rPr>
          <w:rFonts w:ascii="Times New Roman" w:eastAsia="Times New Roman" w:hAnsi="Times New Roman" w:cs="Times New Roman"/>
          <w:b/>
          <w:bCs/>
          <w:sz w:val="24"/>
          <w:szCs w:val="24"/>
          <w:lang w:eastAsia="en-IN"/>
        </w:rPr>
        <w:t>:</w:t>
      </w:r>
    </w:p>
    <w:p w:rsidR="002F48A6" w:rsidRPr="002F48A6" w:rsidRDefault="002F48A6" w:rsidP="002F48A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 xml:space="preserve">The </w:t>
      </w:r>
      <w:proofErr w:type="spellStart"/>
      <w:r w:rsidRPr="002F48A6">
        <w:rPr>
          <w:rFonts w:ascii="Courier New" w:eastAsia="Times New Roman" w:hAnsi="Courier New" w:cs="Courier New"/>
          <w:sz w:val="20"/>
          <w:szCs w:val="20"/>
          <w:lang w:eastAsia="en-IN"/>
        </w:rPr>
        <w:t>CallbackHandler</w:t>
      </w:r>
      <w:proofErr w:type="spellEnd"/>
      <w:r w:rsidRPr="002F48A6">
        <w:rPr>
          <w:rFonts w:ascii="Times New Roman" w:eastAsia="Times New Roman" w:hAnsi="Times New Roman" w:cs="Times New Roman"/>
          <w:sz w:val="24"/>
          <w:szCs w:val="24"/>
          <w:lang w:eastAsia="en-IN"/>
        </w:rPr>
        <w:t xml:space="preserve"> interface is used by </w:t>
      </w:r>
      <w:proofErr w:type="spellStart"/>
      <w:r w:rsidRPr="002F48A6">
        <w:rPr>
          <w:rFonts w:ascii="Courier New" w:eastAsia="Times New Roman" w:hAnsi="Courier New" w:cs="Courier New"/>
          <w:sz w:val="20"/>
          <w:szCs w:val="20"/>
          <w:lang w:eastAsia="en-IN"/>
        </w:rPr>
        <w:t>LoginModules</w:t>
      </w:r>
      <w:proofErr w:type="spellEnd"/>
      <w:r w:rsidRPr="002F48A6">
        <w:rPr>
          <w:rFonts w:ascii="Times New Roman" w:eastAsia="Times New Roman" w:hAnsi="Times New Roman" w:cs="Times New Roman"/>
          <w:sz w:val="24"/>
          <w:szCs w:val="24"/>
          <w:lang w:eastAsia="en-IN"/>
        </w:rPr>
        <w:t xml:space="preserve"> to interact with users, typically to prompt for credentials.</w:t>
      </w:r>
    </w:p>
    <w:p w:rsidR="002F48A6" w:rsidRPr="002F48A6" w:rsidRDefault="002F48A6" w:rsidP="002F48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48A6">
        <w:rPr>
          <w:rFonts w:ascii="Times New Roman" w:eastAsia="Times New Roman" w:hAnsi="Times New Roman" w:cs="Times New Roman"/>
          <w:b/>
          <w:bCs/>
          <w:sz w:val="27"/>
          <w:szCs w:val="27"/>
          <w:lang w:eastAsia="en-IN"/>
        </w:rPr>
        <w:t>Implementation Steps</w:t>
      </w:r>
    </w:p>
    <w:p w:rsidR="002F48A6" w:rsidRPr="002F48A6" w:rsidRDefault="002F48A6" w:rsidP="002F48A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b/>
          <w:bCs/>
          <w:sz w:val="24"/>
          <w:szCs w:val="24"/>
          <w:lang w:eastAsia="en-IN"/>
        </w:rPr>
        <w:t>Define Login Modules:</w:t>
      </w:r>
    </w:p>
    <w:p w:rsidR="002F48A6" w:rsidRPr="002F48A6" w:rsidRDefault="002F48A6" w:rsidP="002F48A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 xml:space="preserve">Implement custom </w:t>
      </w:r>
      <w:proofErr w:type="spellStart"/>
      <w:r w:rsidRPr="002F48A6">
        <w:rPr>
          <w:rFonts w:ascii="Courier New" w:eastAsia="Times New Roman" w:hAnsi="Courier New" w:cs="Courier New"/>
          <w:sz w:val="20"/>
          <w:szCs w:val="20"/>
          <w:lang w:eastAsia="en-IN"/>
        </w:rPr>
        <w:t>LoginModule</w:t>
      </w:r>
      <w:proofErr w:type="spellEnd"/>
      <w:r w:rsidRPr="002F48A6">
        <w:rPr>
          <w:rFonts w:ascii="Times New Roman" w:eastAsia="Times New Roman" w:hAnsi="Times New Roman" w:cs="Times New Roman"/>
          <w:sz w:val="24"/>
          <w:szCs w:val="24"/>
          <w:lang w:eastAsia="en-IN"/>
        </w:rPr>
        <w:t xml:space="preserve"> classes to handle specific authentication mechanisms.</w:t>
      </w:r>
    </w:p>
    <w:p w:rsidR="002F48A6" w:rsidRPr="002F48A6" w:rsidRDefault="002F48A6" w:rsidP="002F48A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b/>
          <w:bCs/>
          <w:sz w:val="24"/>
          <w:szCs w:val="24"/>
          <w:lang w:eastAsia="en-IN"/>
        </w:rPr>
        <w:t>Configure JAAS:</w:t>
      </w:r>
    </w:p>
    <w:p w:rsidR="002F48A6" w:rsidRPr="002F48A6" w:rsidRDefault="002F48A6" w:rsidP="002F48A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Create a JAAS configuration file (</w:t>
      </w:r>
      <w:proofErr w:type="spellStart"/>
      <w:r w:rsidRPr="002F48A6">
        <w:rPr>
          <w:rFonts w:ascii="Courier New" w:eastAsia="Times New Roman" w:hAnsi="Courier New" w:cs="Courier New"/>
          <w:sz w:val="20"/>
          <w:szCs w:val="20"/>
          <w:lang w:eastAsia="en-IN"/>
        </w:rPr>
        <w:t>jaas.config</w:t>
      </w:r>
      <w:proofErr w:type="spellEnd"/>
      <w:r w:rsidRPr="002F48A6">
        <w:rPr>
          <w:rFonts w:ascii="Times New Roman" w:eastAsia="Times New Roman" w:hAnsi="Times New Roman" w:cs="Times New Roman"/>
          <w:sz w:val="24"/>
          <w:szCs w:val="24"/>
          <w:lang w:eastAsia="en-IN"/>
        </w:rPr>
        <w:t>) to specify the login modules and their options.</w:t>
      </w:r>
    </w:p>
    <w:p w:rsidR="002F48A6" w:rsidRPr="002F48A6" w:rsidRDefault="002F48A6" w:rsidP="002F4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2F48A6">
        <w:rPr>
          <w:rFonts w:ascii="Courier New" w:eastAsia="Times New Roman" w:hAnsi="Courier New" w:cs="Courier New"/>
          <w:sz w:val="20"/>
          <w:szCs w:val="20"/>
          <w:lang w:eastAsia="en-IN"/>
        </w:rPr>
        <w:t>plaintext</w:t>
      </w:r>
      <w:proofErr w:type="gramEnd"/>
    </w:p>
    <w:p w:rsidR="002F48A6" w:rsidRPr="002F48A6" w:rsidRDefault="002F48A6" w:rsidP="002F4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F48A6">
        <w:rPr>
          <w:rFonts w:ascii="Courier New" w:eastAsia="Times New Roman" w:hAnsi="Courier New" w:cs="Courier New"/>
          <w:sz w:val="20"/>
          <w:szCs w:val="20"/>
          <w:lang w:eastAsia="en-IN"/>
        </w:rPr>
        <w:t>Copy code</w:t>
      </w:r>
    </w:p>
    <w:p w:rsidR="002F48A6" w:rsidRPr="002F48A6" w:rsidRDefault="002F48A6" w:rsidP="002F4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2F48A6">
        <w:rPr>
          <w:rFonts w:ascii="Courier New" w:eastAsia="Times New Roman" w:hAnsi="Courier New" w:cs="Courier New"/>
          <w:sz w:val="20"/>
          <w:szCs w:val="20"/>
          <w:lang w:eastAsia="en-IN"/>
        </w:rPr>
        <w:t>myLoginModule</w:t>
      </w:r>
      <w:proofErr w:type="spellEnd"/>
      <w:proofErr w:type="gramEnd"/>
      <w:r w:rsidRPr="002F48A6">
        <w:rPr>
          <w:rFonts w:ascii="Courier New" w:eastAsia="Times New Roman" w:hAnsi="Courier New" w:cs="Courier New"/>
          <w:sz w:val="20"/>
          <w:szCs w:val="20"/>
          <w:lang w:eastAsia="en-IN"/>
        </w:rPr>
        <w:t xml:space="preserve"> {</w:t>
      </w:r>
    </w:p>
    <w:p w:rsidR="002F48A6" w:rsidRPr="002F48A6" w:rsidRDefault="002F48A6" w:rsidP="002F4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F48A6">
        <w:rPr>
          <w:rFonts w:ascii="Courier New" w:eastAsia="Times New Roman" w:hAnsi="Courier New" w:cs="Courier New"/>
          <w:sz w:val="20"/>
          <w:szCs w:val="20"/>
          <w:lang w:eastAsia="en-IN"/>
        </w:rPr>
        <w:t xml:space="preserve">    </w:t>
      </w:r>
      <w:proofErr w:type="spellStart"/>
      <w:proofErr w:type="gramStart"/>
      <w:r w:rsidRPr="002F48A6">
        <w:rPr>
          <w:rFonts w:ascii="Courier New" w:eastAsia="Times New Roman" w:hAnsi="Courier New" w:cs="Courier New"/>
          <w:sz w:val="20"/>
          <w:szCs w:val="20"/>
          <w:lang w:eastAsia="en-IN"/>
        </w:rPr>
        <w:t>com.example.MyLoginModule</w:t>
      </w:r>
      <w:proofErr w:type="spellEnd"/>
      <w:proofErr w:type="gramEnd"/>
      <w:r w:rsidRPr="002F48A6">
        <w:rPr>
          <w:rFonts w:ascii="Courier New" w:eastAsia="Times New Roman" w:hAnsi="Courier New" w:cs="Courier New"/>
          <w:sz w:val="20"/>
          <w:szCs w:val="20"/>
          <w:lang w:eastAsia="en-IN"/>
        </w:rPr>
        <w:t xml:space="preserve"> required debug=true;</w:t>
      </w:r>
    </w:p>
    <w:p w:rsidR="002F48A6" w:rsidRPr="002F48A6" w:rsidRDefault="002F48A6" w:rsidP="002F4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F48A6">
        <w:rPr>
          <w:rFonts w:ascii="Courier New" w:eastAsia="Times New Roman" w:hAnsi="Courier New" w:cs="Courier New"/>
          <w:sz w:val="20"/>
          <w:szCs w:val="20"/>
          <w:lang w:eastAsia="en-IN"/>
        </w:rPr>
        <w:t>};</w:t>
      </w:r>
    </w:p>
    <w:p w:rsidR="002F48A6" w:rsidRPr="002F48A6" w:rsidRDefault="002F48A6" w:rsidP="002F48A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b/>
          <w:bCs/>
          <w:sz w:val="24"/>
          <w:szCs w:val="24"/>
          <w:lang w:eastAsia="en-IN"/>
        </w:rPr>
        <w:t>Authenticate:</w:t>
      </w:r>
    </w:p>
    <w:p w:rsidR="002F48A6" w:rsidRPr="002F48A6" w:rsidRDefault="002F48A6" w:rsidP="002F48A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 xml:space="preserve">Use the </w:t>
      </w:r>
      <w:proofErr w:type="spellStart"/>
      <w:r w:rsidRPr="002F48A6">
        <w:rPr>
          <w:rFonts w:ascii="Courier New" w:eastAsia="Times New Roman" w:hAnsi="Courier New" w:cs="Courier New"/>
          <w:sz w:val="20"/>
          <w:szCs w:val="20"/>
          <w:lang w:eastAsia="en-IN"/>
        </w:rPr>
        <w:t>LoginContext</w:t>
      </w:r>
      <w:proofErr w:type="spellEnd"/>
      <w:r w:rsidRPr="002F48A6">
        <w:rPr>
          <w:rFonts w:ascii="Times New Roman" w:eastAsia="Times New Roman" w:hAnsi="Times New Roman" w:cs="Times New Roman"/>
          <w:sz w:val="24"/>
          <w:szCs w:val="24"/>
          <w:lang w:eastAsia="en-IN"/>
        </w:rPr>
        <w:t xml:space="preserve"> to perform authentication.</w:t>
      </w:r>
    </w:p>
    <w:p w:rsidR="002F48A6" w:rsidRPr="002F48A6" w:rsidRDefault="002F48A6" w:rsidP="002F4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2F48A6">
        <w:rPr>
          <w:rFonts w:ascii="Courier New" w:eastAsia="Times New Roman" w:hAnsi="Courier New" w:cs="Courier New"/>
          <w:sz w:val="20"/>
          <w:szCs w:val="20"/>
          <w:lang w:eastAsia="en-IN"/>
        </w:rPr>
        <w:t>LoginContext</w:t>
      </w:r>
      <w:proofErr w:type="spellEnd"/>
      <w:r w:rsidRPr="002F48A6">
        <w:rPr>
          <w:rFonts w:ascii="Courier New" w:eastAsia="Times New Roman" w:hAnsi="Courier New" w:cs="Courier New"/>
          <w:sz w:val="20"/>
          <w:szCs w:val="20"/>
          <w:lang w:eastAsia="en-IN"/>
        </w:rPr>
        <w:t xml:space="preserve"> </w:t>
      </w:r>
      <w:proofErr w:type="spellStart"/>
      <w:r w:rsidRPr="002F48A6">
        <w:rPr>
          <w:rFonts w:ascii="Courier New" w:eastAsia="Times New Roman" w:hAnsi="Courier New" w:cs="Courier New"/>
          <w:sz w:val="20"/>
          <w:szCs w:val="20"/>
          <w:lang w:eastAsia="en-IN"/>
        </w:rPr>
        <w:t>lc</w:t>
      </w:r>
      <w:proofErr w:type="spellEnd"/>
      <w:r w:rsidRPr="002F48A6">
        <w:rPr>
          <w:rFonts w:ascii="Courier New" w:eastAsia="Times New Roman" w:hAnsi="Courier New" w:cs="Courier New"/>
          <w:sz w:val="20"/>
          <w:szCs w:val="20"/>
          <w:lang w:eastAsia="en-IN"/>
        </w:rPr>
        <w:t xml:space="preserve"> = new </w:t>
      </w:r>
      <w:proofErr w:type="spellStart"/>
      <w:proofErr w:type="gramStart"/>
      <w:r w:rsidRPr="002F48A6">
        <w:rPr>
          <w:rFonts w:ascii="Courier New" w:eastAsia="Times New Roman" w:hAnsi="Courier New" w:cs="Courier New"/>
          <w:sz w:val="20"/>
          <w:szCs w:val="20"/>
          <w:lang w:eastAsia="en-IN"/>
        </w:rPr>
        <w:t>LoginContext</w:t>
      </w:r>
      <w:proofErr w:type="spellEnd"/>
      <w:r w:rsidRPr="002F48A6">
        <w:rPr>
          <w:rFonts w:ascii="Courier New" w:eastAsia="Times New Roman" w:hAnsi="Courier New" w:cs="Courier New"/>
          <w:sz w:val="20"/>
          <w:szCs w:val="20"/>
          <w:lang w:eastAsia="en-IN"/>
        </w:rPr>
        <w:t>(</w:t>
      </w:r>
      <w:proofErr w:type="gramEnd"/>
      <w:r w:rsidRPr="002F48A6">
        <w:rPr>
          <w:rFonts w:ascii="Courier New" w:eastAsia="Times New Roman" w:hAnsi="Courier New" w:cs="Courier New"/>
          <w:sz w:val="20"/>
          <w:szCs w:val="20"/>
          <w:lang w:eastAsia="en-IN"/>
        </w:rPr>
        <w:t>"</w:t>
      </w:r>
      <w:proofErr w:type="spellStart"/>
      <w:r w:rsidRPr="002F48A6">
        <w:rPr>
          <w:rFonts w:ascii="Courier New" w:eastAsia="Times New Roman" w:hAnsi="Courier New" w:cs="Courier New"/>
          <w:sz w:val="20"/>
          <w:szCs w:val="20"/>
          <w:lang w:eastAsia="en-IN"/>
        </w:rPr>
        <w:t>myLoginModule</w:t>
      </w:r>
      <w:proofErr w:type="spellEnd"/>
      <w:r w:rsidRPr="002F48A6">
        <w:rPr>
          <w:rFonts w:ascii="Courier New" w:eastAsia="Times New Roman" w:hAnsi="Courier New" w:cs="Courier New"/>
          <w:sz w:val="20"/>
          <w:szCs w:val="20"/>
          <w:lang w:eastAsia="en-IN"/>
        </w:rPr>
        <w:t xml:space="preserve">", new </w:t>
      </w:r>
      <w:proofErr w:type="spellStart"/>
      <w:r w:rsidRPr="002F48A6">
        <w:rPr>
          <w:rFonts w:ascii="Courier New" w:eastAsia="Times New Roman" w:hAnsi="Courier New" w:cs="Courier New"/>
          <w:sz w:val="20"/>
          <w:szCs w:val="20"/>
          <w:lang w:eastAsia="en-IN"/>
        </w:rPr>
        <w:t>MyCallbackHandler</w:t>
      </w:r>
      <w:proofErr w:type="spellEnd"/>
      <w:r w:rsidRPr="002F48A6">
        <w:rPr>
          <w:rFonts w:ascii="Courier New" w:eastAsia="Times New Roman" w:hAnsi="Courier New" w:cs="Courier New"/>
          <w:sz w:val="20"/>
          <w:szCs w:val="20"/>
          <w:lang w:eastAsia="en-IN"/>
        </w:rPr>
        <w:t>());</w:t>
      </w:r>
    </w:p>
    <w:p w:rsidR="002F48A6" w:rsidRPr="002F48A6" w:rsidRDefault="002F48A6" w:rsidP="002F4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proofErr w:type="gramStart"/>
      <w:r w:rsidRPr="002F48A6">
        <w:rPr>
          <w:rFonts w:ascii="Courier New" w:eastAsia="Times New Roman" w:hAnsi="Courier New" w:cs="Courier New"/>
          <w:sz w:val="20"/>
          <w:szCs w:val="20"/>
          <w:lang w:eastAsia="en-IN"/>
        </w:rPr>
        <w:t>lc.login</w:t>
      </w:r>
      <w:proofErr w:type="spellEnd"/>
      <w:r w:rsidRPr="002F48A6">
        <w:rPr>
          <w:rFonts w:ascii="Courier New" w:eastAsia="Times New Roman" w:hAnsi="Courier New" w:cs="Courier New"/>
          <w:sz w:val="20"/>
          <w:szCs w:val="20"/>
          <w:lang w:eastAsia="en-IN"/>
        </w:rPr>
        <w:t>(</w:t>
      </w:r>
      <w:proofErr w:type="gramEnd"/>
      <w:r w:rsidRPr="002F48A6">
        <w:rPr>
          <w:rFonts w:ascii="Courier New" w:eastAsia="Times New Roman" w:hAnsi="Courier New" w:cs="Courier New"/>
          <w:sz w:val="20"/>
          <w:szCs w:val="20"/>
          <w:lang w:eastAsia="en-IN"/>
        </w:rPr>
        <w:t>);</w:t>
      </w:r>
    </w:p>
    <w:p w:rsidR="002F48A6" w:rsidRPr="002F48A6" w:rsidRDefault="002F48A6" w:rsidP="002F4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F48A6">
        <w:rPr>
          <w:rFonts w:ascii="Courier New" w:eastAsia="Times New Roman" w:hAnsi="Courier New" w:cs="Courier New"/>
          <w:sz w:val="20"/>
          <w:szCs w:val="20"/>
          <w:lang w:eastAsia="en-IN"/>
        </w:rPr>
        <w:t xml:space="preserve">Subject </w:t>
      </w:r>
      <w:proofErr w:type="spellStart"/>
      <w:r w:rsidRPr="002F48A6">
        <w:rPr>
          <w:rFonts w:ascii="Courier New" w:eastAsia="Times New Roman" w:hAnsi="Courier New" w:cs="Courier New"/>
          <w:sz w:val="20"/>
          <w:szCs w:val="20"/>
          <w:lang w:eastAsia="en-IN"/>
        </w:rPr>
        <w:t>subject</w:t>
      </w:r>
      <w:proofErr w:type="spellEnd"/>
      <w:r w:rsidRPr="002F48A6">
        <w:rPr>
          <w:rFonts w:ascii="Courier New" w:eastAsia="Times New Roman" w:hAnsi="Courier New" w:cs="Courier New"/>
          <w:sz w:val="20"/>
          <w:szCs w:val="20"/>
          <w:lang w:eastAsia="en-IN"/>
        </w:rPr>
        <w:t xml:space="preserve"> = </w:t>
      </w:r>
      <w:proofErr w:type="spellStart"/>
      <w:proofErr w:type="gramStart"/>
      <w:r w:rsidRPr="002F48A6">
        <w:rPr>
          <w:rFonts w:ascii="Courier New" w:eastAsia="Times New Roman" w:hAnsi="Courier New" w:cs="Courier New"/>
          <w:sz w:val="20"/>
          <w:szCs w:val="20"/>
          <w:lang w:eastAsia="en-IN"/>
        </w:rPr>
        <w:t>lc.getSubject</w:t>
      </w:r>
      <w:proofErr w:type="spellEnd"/>
      <w:r w:rsidRPr="002F48A6">
        <w:rPr>
          <w:rFonts w:ascii="Courier New" w:eastAsia="Times New Roman" w:hAnsi="Courier New" w:cs="Courier New"/>
          <w:sz w:val="20"/>
          <w:szCs w:val="20"/>
          <w:lang w:eastAsia="en-IN"/>
        </w:rPr>
        <w:t>(</w:t>
      </w:r>
      <w:proofErr w:type="gramEnd"/>
      <w:r w:rsidRPr="002F48A6">
        <w:rPr>
          <w:rFonts w:ascii="Courier New" w:eastAsia="Times New Roman" w:hAnsi="Courier New" w:cs="Courier New"/>
          <w:sz w:val="20"/>
          <w:szCs w:val="20"/>
          <w:lang w:eastAsia="en-IN"/>
        </w:rPr>
        <w:t>);</w:t>
      </w:r>
    </w:p>
    <w:p w:rsidR="002F48A6" w:rsidRPr="002F48A6" w:rsidRDefault="002F48A6" w:rsidP="002F48A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b/>
          <w:bCs/>
          <w:sz w:val="24"/>
          <w:szCs w:val="24"/>
          <w:lang w:eastAsia="en-IN"/>
        </w:rPr>
        <w:t>Authorization:</w:t>
      </w:r>
    </w:p>
    <w:p w:rsidR="002F48A6" w:rsidRPr="002F48A6" w:rsidRDefault="002F48A6" w:rsidP="002F48A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 xml:space="preserve">Use the </w:t>
      </w:r>
      <w:r w:rsidRPr="002F48A6">
        <w:rPr>
          <w:rFonts w:ascii="Courier New" w:eastAsia="Times New Roman" w:hAnsi="Courier New" w:cs="Courier New"/>
          <w:sz w:val="20"/>
          <w:szCs w:val="20"/>
          <w:lang w:eastAsia="en-IN"/>
        </w:rPr>
        <w:t>Subject</w:t>
      </w:r>
      <w:r w:rsidRPr="002F48A6">
        <w:rPr>
          <w:rFonts w:ascii="Times New Roman" w:eastAsia="Times New Roman" w:hAnsi="Times New Roman" w:cs="Times New Roman"/>
          <w:sz w:val="24"/>
          <w:szCs w:val="24"/>
          <w:lang w:eastAsia="en-IN"/>
        </w:rPr>
        <w:t xml:space="preserve"> and its </w:t>
      </w:r>
      <w:r w:rsidRPr="002F48A6">
        <w:rPr>
          <w:rFonts w:ascii="Courier New" w:eastAsia="Times New Roman" w:hAnsi="Courier New" w:cs="Courier New"/>
          <w:sz w:val="20"/>
          <w:szCs w:val="20"/>
          <w:lang w:eastAsia="en-IN"/>
        </w:rPr>
        <w:t>Principals</w:t>
      </w:r>
      <w:r w:rsidRPr="002F48A6">
        <w:rPr>
          <w:rFonts w:ascii="Times New Roman" w:eastAsia="Times New Roman" w:hAnsi="Times New Roman" w:cs="Times New Roman"/>
          <w:sz w:val="24"/>
          <w:szCs w:val="24"/>
          <w:lang w:eastAsia="en-IN"/>
        </w:rPr>
        <w:t xml:space="preserve"> for authorization decisions.</w:t>
      </w:r>
    </w:p>
    <w:p w:rsidR="002F48A6" w:rsidRPr="002F48A6" w:rsidRDefault="002F48A6" w:rsidP="002F48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48A6">
        <w:rPr>
          <w:rFonts w:ascii="Times New Roman" w:eastAsia="Times New Roman" w:hAnsi="Times New Roman" w:cs="Times New Roman"/>
          <w:b/>
          <w:bCs/>
          <w:sz w:val="27"/>
          <w:szCs w:val="27"/>
          <w:lang w:eastAsia="en-IN"/>
        </w:rPr>
        <w:t>Benefits</w:t>
      </w:r>
    </w:p>
    <w:p w:rsidR="002F48A6" w:rsidRPr="002F48A6" w:rsidRDefault="002F48A6" w:rsidP="002F48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b/>
          <w:bCs/>
          <w:sz w:val="24"/>
          <w:szCs w:val="24"/>
          <w:lang w:eastAsia="en-IN"/>
        </w:rPr>
        <w:t>Security:</w:t>
      </w:r>
    </w:p>
    <w:p w:rsidR="002F48A6" w:rsidRPr="002F48A6" w:rsidRDefault="002F48A6" w:rsidP="002F48A6">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JAAS provides a robust and secure framework for authentication and authorization, reducing the risk of vulnerabilities in custom implementations.</w:t>
      </w:r>
    </w:p>
    <w:p w:rsidR="002F48A6" w:rsidRPr="002F48A6" w:rsidRDefault="002F48A6" w:rsidP="002F48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b/>
          <w:bCs/>
          <w:sz w:val="24"/>
          <w:szCs w:val="24"/>
          <w:lang w:eastAsia="en-IN"/>
        </w:rPr>
        <w:t>Flexibility:</w:t>
      </w:r>
    </w:p>
    <w:p w:rsidR="002F48A6" w:rsidRPr="002F48A6" w:rsidRDefault="002F48A6" w:rsidP="002F48A6">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The pluggable nature of JAAS allows for easy integration and switching of authentication mechanisms as requirements evolve.</w:t>
      </w:r>
    </w:p>
    <w:p w:rsidR="002F48A6" w:rsidRPr="002F48A6" w:rsidRDefault="002F48A6" w:rsidP="002F48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b/>
          <w:bCs/>
          <w:sz w:val="24"/>
          <w:szCs w:val="24"/>
          <w:lang w:eastAsia="en-IN"/>
        </w:rPr>
        <w:t>Maintainability:</w:t>
      </w:r>
    </w:p>
    <w:p w:rsidR="002F48A6" w:rsidRPr="002F48A6" w:rsidRDefault="002F48A6" w:rsidP="002F48A6">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By separating authentication logic from application logic, JAAS makes the application easier to maintain and extend.</w:t>
      </w:r>
    </w:p>
    <w:p w:rsidR="002F48A6" w:rsidRPr="002F48A6" w:rsidRDefault="002F48A6" w:rsidP="002F48A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b/>
          <w:bCs/>
          <w:sz w:val="24"/>
          <w:szCs w:val="24"/>
          <w:lang w:eastAsia="en-IN"/>
        </w:rPr>
        <w:t>Reusability:</w:t>
      </w:r>
    </w:p>
    <w:p w:rsidR="002F48A6" w:rsidRPr="002F48A6" w:rsidRDefault="002F48A6" w:rsidP="002F48A6">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F48A6">
        <w:rPr>
          <w:rFonts w:ascii="Times New Roman" w:eastAsia="Times New Roman" w:hAnsi="Times New Roman" w:cs="Times New Roman"/>
          <w:sz w:val="24"/>
          <w:szCs w:val="24"/>
          <w:lang w:eastAsia="en-IN"/>
        </w:rPr>
        <w:t xml:space="preserve">Custom </w:t>
      </w:r>
      <w:proofErr w:type="spellStart"/>
      <w:r w:rsidRPr="002F48A6">
        <w:rPr>
          <w:rFonts w:ascii="Courier New" w:eastAsia="Times New Roman" w:hAnsi="Courier New" w:cs="Courier New"/>
          <w:sz w:val="20"/>
          <w:szCs w:val="20"/>
          <w:lang w:eastAsia="en-IN"/>
        </w:rPr>
        <w:t>LoginModules</w:t>
      </w:r>
      <w:proofErr w:type="spellEnd"/>
      <w:r w:rsidRPr="002F48A6">
        <w:rPr>
          <w:rFonts w:ascii="Times New Roman" w:eastAsia="Times New Roman" w:hAnsi="Times New Roman" w:cs="Times New Roman"/>
          <w:sz w:val="24"/>
          <w:szCs w:val="24"/>
          <w:lang w:eastAsia="en-IN"/>
        </w:rPr>
        <w:t xml:space="preserve"> can be reused across different applications, promoting code reuse and consistency.</w:t>
      </w:r>
    </w:p>
    <w:p w:rsidR="002F48A6" w:rsidRPr="002F48A6" w:rsidRDefault="002F48A6" w:rsidP="002F48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48A6">
        <w:rPr>
          <w:rFonts w:ascii="Times New Roman" w:eastAsia="Times New Roman" w:hAnsi="Times New Roman" w:cs="Times New Roman"/>
          <w:b/>
          <w:bCs/>
          <w:sz w:val="27"/>
          <w:szCs w:val="27"/>
          <w:lang w:eastAsia="en-IN"/>
        </w:rPr>
        <w:t>Conclusion</w:t>
      </w:r>
    </w:p>
    <w:p w:rsidR="002F48A6" w:rsidRDefault="002F48A6" w:rsidP="00094271">
      <w:pPr>
        <w:spacing w:before="100" w:beforeAutospacing="1" w:after="100" w:afterAutospacing="1" w:line="240" w:lineRule="auto"/>
      </w:pPr>
      <w:r w:rsidRPr="002F48A6">
        <w:rPr>
          <w:rFonts w:ascii="Times New Roman" w:eastAsia="Times New Roman" w:hAnsi="Times New Roman" w:cs="Times New Roman"/>
          <w:sz w:val="24"/>
          <w:szCs w:val="24"/>
          <w:lang w:eastAsia="en-IN"/>
        </w:rPr>
        <w:t>JAAS provides a comprehensive framework for authentication and authorization, making it a valuable tool for developers building secure web applications. Its pluggable and extensible nature ensures that it can adapt to various authentication needs while maintaining a high level of security and maintainability.</w:t>
      </w:r>
      <w:bookmarkStart w:id="2" w:name="_GoBack"/>
      <w:bookmarkEnd w:id="2"/>
    </w:p>
    <w:sectPr w:rsidR="002F48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463E4"/>
    <w:multiLevelType w:val="multilevel"/>
    <w:tmpl w:val="DFD22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7A5A20"/>
    <w:multiLevelType w:val="multilevel"/>
    <w:tmpl w:val="A75E4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787E5F"/>
    <w:multiLevelType w:val="multilevel"/>
    <w:tmpl w:val="928C7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C80014"/>
    <w:multiLevelType w:val="multilevel"/>
    <w:tmpl w:val="3BE66E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1DC96D5D"/>
    <w:multiLevelType w:val="multilevel"/>
    <w:tmpl w:val="CCAA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3A42BD"/>
    <w:multiLevelType w:val="multilevel"/>
    <w:tmpl w:val="32D80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2B76EAF"/>
    <w:multiLevelType w:val="multilevel"/>
    <w:tmpl w:val="1B02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623E83"/>
    <w:multiLevelType w:val="multilevel"/>
    <w:tmpl w:val="E2383E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29C93A66"/>
    <w:multiLevelType w:val="multilevel"/>
    <w:tmpl w:val="28B8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87777F"/>
    <w:multiLevelType w:val="multilevel"/>
    <w:tmpl w:val="1206E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EDA778A"/>
    <w:multiLevelType w:val="multilevel"/>
    <w:tmpl w:val="7D0CB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1D3076B"/>
    <w:multiLevelType w:val="multilevel"/>
    <w:tmpl w:val="838AA5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4DF579C8"/>
    <w:multiLevelType w:val="multilevel"/>
    <w:tmpl w:val="6FFA6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F215F95"/>
    <w:multiLevelType w:val="multilevel"/>
    <w:tmpl w:val="24FC2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3AD4A0A"/>
    <w:multiLevelType w:val="multilevel"/>
    <w:tmpl w:val="60B20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4800446"/>
    <w:multiLevelType w:val="multilevel"/>
    <w:tmpl w:val="5504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9E7F66"/>
    <w:multiLevelType w:val="multilevel"/>
    <w:tmpl w:val="67E2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F6F4708"/>
    <w:multiLevelType w:val="multilevel"/>
    <w:tmpl w:val="7ECA9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29E58F7"/>
    <w:multiLevelType w:val="multilevel"/>
    <w:tmpl w:val="6E2038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nsid w:val="77607C84"/>
    <w:multiLevelType w:val="multilevel"/>
    <w:tmpl w:val="5BBCB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89429A0"/>
    <w:multiLevelType w:val="multilevel"/>
    <w:tmpl w:val="4A9A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A696D16"/>
    <w:multiLevelType w:val="multilevel"/>
    <w:tmpl w:val="4A90D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D1432D9"/>
    <w:multiLevelType w:val="multilevel"/>
    <w:tmpl w:val="FB1E4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F1D5BBA"/>
    <w:multiLevelType w:val="multilevel"/>
    <w:tmpl w:val="553A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7"/>
  </w:num>
  <w:num w:numId="3">
    <w:abstractNumId w:val="7"/>
  </w:num>
  <w:num w:numId="4">
    <w:abstractNumId w:val="18"/>
  </w:num>
  <w:num w:numId="5">
    <w:abstractNumId w:val="13"/>
  </w:num>
  <w:num w:numId="6">
    <w:abstractNumId w:val="3"/>
  </w:num>
  <w:num w:numId="7">
    <w:abstractNumId w:val="4"/>
  </w:num>
  <w:num w:numId="8">
    <w:abstractNumId w:val="15"/>
  </w:num>
  <w:num w:numId="9">
    <w:abstractNumId w:val="6"/>
  </w:num>
  <w:num w:numId="10">
    <w:abstractNumId w:val="8"/>
  </w:num>
  <w:num w:numId="11">
    <w:abstractNumId w:val="0"/>
  </w:num>
  <w:num w:numId="12">
    <w:abstractNumId w:val="22"/>
  </w:num>
  <w:num w:numId="13">
    <w:abstractNumId w:val="10"/>
  </w:num>
  <w:num w:numId="14">
    <w:abstractNumId w:val="12"/>
  </w:num>
  <w:num w:numId="15">
    <w:abstractNumId w:val="20"/>
  </w:num>
  <w:num w:numId="16">
    <w:abstractNumId w:val="5"/>
  </w:num>
  <w:num w:numId="17">
    <w:abstractNumId w:val="2"/>
  </w:num>
  <w:num w:numId="18">
    <w:abstractNumId w:val="19"/>
  </w:num>
  <w:num w:numId="19">
    <w:abstractNumId w:val="16"/>
  </w:num>
  <w:num w:numId="20">
    <w:abstractNumId w:val="1"/>
  </w:num>
  <w:num w:numId="21">
    <w:abstractNumId w:val="9"/>
  </w:num>
  <w:num w:numId="22">
    <w:abstractNumId w:val="23"/>
  </w:num>
  <w:num w:numId="23">
    <w:abstractNumId w:val="21"/>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462D"/>
    <w:rsid w:val="00027514"/>
    <w:rsid w:val="00094271"/>
    <w:rsid w:val="000962B5"/>
    <w:rsid w:val="000D7B89"/>
    <w:rsid w:val="0010635D"/>
    <w:rsid w:val="001309C0"/>
    <w:rsid w:val="00184E93"/>
    <w:rsid w:val="001A228E"/>
    <w:rsid w:val="001F41A2"/>
    <w:rsid w:val="00263F2B"/>
    <w:rsid w:val="002F48A6"/>
    <w:rsid w:val="00372495"/>
    <w:rsid w:val="003D5153"/>
    <w:rsid w:val="00405C3C"/>
    <w:rsid w:val="00471763"/>
    <w:rsid w:val="004B3DB1"/>
    <w:rsid w:val="004C077E"/>
    <w:rsid w:val="005A00F7"/>
    <w:rsid w:val="005D521A"/>
    <w:rsid w:val="005D7C0C"/>
    <w:rsid w:val="00613C18"/>
    <w:rsid w:val="006B18F9"/>
    <w:rsid w:val="007E0703"/>
    <w:rsid w:val="008A106A"/>
    <w:rsid w:val="0098627B"/>
    <w:rsid w:val="00A5046C"/>
    <w:rsid w:val="00A7768A"/>
    <w:rsid w:val="00AB496F"/>
    <w:rsid w:val="00B17ABB"/>
    <w:rsid w:val="00B36551"/>
    <w:rsid w:val="00B462B4"/>
    <w:rsid w:val="00BC462D"/>
    <w:rsid w:val="00C25431"/>
    <w:rsid w:val="00D23199"/>
    <w:rsid w:val="00E747D8"/>
    <w:rsid w:val="00E82943"/>
    <w:rsid w:val="00F134CD"/>
    <w:rsid w:val="00F211DF"/>
    <w:rsid w:val="00F32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D2027CE4-F62C-4C29-AB08-2160C2FEE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C46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BC462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C462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62D"/>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BC462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C462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C462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C462D"/>
    <w:rPr>
      <w:b/>
      <w:bCs/>
    </w:rPr>
  </w:style>
  <w:style w:type="character" w:styleId="Hyperlink">
    <w:name w:val="Hyperlink"/>
    <w:basedOn w:val="DefaultParagraphFont"/>
    <w:uiPriority w:val="99"/>
    <w:semiHidden/>
    <w:unhideWhenUsed/>
    <w:rsid w:val="00BC462D"/>
    <w:rPr>
      <w:color w:val="0000FF"/>
      <w:u w:val="single"/>
    </w:rPr>
  </w:style>
  <w:style w:type="character" w:customStyle="1" w:styleId="number">
    <w:name w:val="number"/>
    <w:basedOn w:val="DefaultParagraphFont"/>
    <w:rsid w:val="00BC462D"/>
  </w:style>
  <w:style w:type="paragraph" w:styleId="BalloonText">
    <w:name w:val="Balloon Text"/>
    <w:basedOn w:val="Normal"/>
    <w:link w:val="BalloonTextChar"/>
    <w:uiPriority w:val="99"/>
    <w:semiHidden/>
    <w:unhideWhenUsed/>
    <w:rsid w:val="00BC46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462D"/>
    <w:rPr>
      <w:rFonts w:ascii="Tahoma" w:hAnsi="Tahoma" w:cs="Tahoma"/>
      <w:sz w:val="16"/>
      <w:szCs w:val="16"/>
    </w:rPr>
  </w:style>
  <w:style w:type="character" w:styleId="HTMLCode">
    <w:name w:val="HTML Code"/>
    <w:basedOn w:val="DefaultParagraphFont"/>
    <w:uiPriority w:val="99"/>
    <w:semiHidden/>
    <w:unhideWhenUsed/>
    <w:rsid w:val="001A228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A2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A228E"/>
    <w:rPr>
      <w:rFonts w:ascii="Courier New" w:eastAsia="Times New Roman" w:hAnsi="Courier New" w:cs="Courier New"/>
      <w:sz w:val="20"/>
      <w:szCs w:val="20"/>
      <w:lang w:eastAsia="en-IN"/>
    </w:rPr>
  </w:style>
  <w:style w:type="character" w:customStyle="1" w:styleId="hljs-meta">
    <w:name w:val="hljs-meta"/>
    <w:basedOn w:val="DefaultParagraphFont"/>
    <w:rsid w:val="001A228E"/>
  </w:style>
  <w:style w:type="character" w:customStyle="1" w:styleId="hljs-keyword">
    <w:name w:val="hljs-keyword"/>
    <w:basedOn w:val="DefaultParagraphFont"/>
    <w:rsid w:val="001A228E"/>
  </w:style>
  <w:style w:type="character" w:customStyle="1" w:styleId="hljs-title">
    <w:name w:val="hljs-title"/>
    <w:basedOn w:val="DefaultParagraphFont"/>
    <w:rsid w:val="001A228E"/>
  </w:style>
  <w:style w:type="character" w:customStyle="1" w:styleId="hljs-params">
    <w:name w:val="hljs-params"/>
    <w:basedOn w:val="DefaultParagraphFont"/>
    <w:rsid w:val="001A228E"/>
  </w:style>
  <w:style w:type="character" w:customStyle="1" w:styleId="hljs-type">
    <w:name w:val="hljs-type"/>
    <w:basedOn w:val="DefaultParagraphFont"/>
    <w:rsid w:val="001A228E"/>
  </w:style>
  <w:style w:type="character" w:customStyle="1" w:styleId="hljs-variable">
    <w:name w:val="hljs-variable"/>
    <w:basedOn w:val="DefaultParagraphFont"/>
    <w:rsid w:val="001A228E"/>
  </w:style>
  <w:style w:type="character" w:customStyle="1" w:styleId="hljs-operator">
    <w:name w:val="hljs-operator"/>
    <w:basedOn w:val="DefaultParagraphFont"/>
    <w:rsid w:val="001A228E"/>
  </w:style>
  <w:style w:type="character" w:customStyle="1" w:styleId="hljs-comment">
    <w:name w:val="hljs-comment"/>
    <w:basedOn w:val="DefaultParagraphFont"/>
    <w:rsid w:val="001A228E"/>
  </w:style>
  <w:style w:type="character" w:customStyle="1" w:styleId="hljs-number">
    <w:name w:val="hljs-number"/>
    <w:basedOn w:val="DefaultParagraphFont"/>
    <w:rsid w:val="001A228E"/>
  </w:style>
  <w:style w:type="character" w:customStyle="1" w:styleId="hljs-string">
    <w:name w:val="hljs-string"/>
    <w:basedOn w:val="DefaultParagraphFont"/>
    <w:rsid w:val="001A228E"/>
  </w:style>
  <w:style w:type="character" w:customStyle="1" w:styleId="overflow-hidden">
    <w:name w:val="overflow-hidden"/>
    <w:basedOn w:val="DefaultParagraphFont"/>
    <w:rsid w:val="001A228E"/>
  </w:style>
  <w:style w:type="paragraph" w:styleId="z-TopofForm">
    <w:name w:val="HTML Top of Form"/>
    <w:basedOn w:val="Normal"/>
    <w:next w:val="Normal"/>
    <w:link w:val="z-TopofFormChar"/>
    <w:hidden/>
    <w:uiPriority w:val="99"/>
    <w:semiHidden/>
    <w:unhideWhenUsed/>
    <w:rsid w:val="001A228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A228E"/>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1A228E"/>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A228E"/>
    <w:rPr>
      <w:rFonts w:ascii="Arial" w:eastAsia="Times New Roman" w:hAnsi="Arial" w:cs="Arial"/>
      <w:vanish/>
      <w:sz w:val="16"/>
      <w:szCs w:val="16"/>
      <w:lang w:eastAsia="en-IN"/>
    </w:rPr>
  </w:style>
  <w:style w:type="character" w:customStyle="1" w:styleId="tag">
    <w:name w:val="tag"/>
    <w:basedOn w:val="DefaultParagraphFont"/>
    <w:rsid w:val="00405C3C"/>
  </w:style>
  <w:style w:type="character" w:customStyle="1" w:styleId="tag-name">
    <w:name w:val="tag-name"/>
    <w:basedOn w:val="DefaultParagraphFont"/>
    <w:rsid w:val="00405C3C"/>
  </w:style>
  <w:style w:type="character" w:customStyle="1" w:styleId="attribute">
    <w:name w:val="attribute"/>
    <w:basedOn w:val="DefaultParagraphFont"/>
    <w:rsid w:val="00405C3C"/>
  </w:style>
  <w:style w:type="character" w:customStyle="1" w:styleId="attribute-value">
    <w:name w:val="attribute-value"/>
    <w:basedOn w:val="DefaultParagraphFont"/>
    <w:rsid w:val="00405C3C"/>
  </w:style>
  <w:style w:type="character" w:customStyle="1" w:styleId="vjs-control-text">
    <w:name w:val="vjs-control-text"/>
    <w:basedOn w:val="DefaultParagraphFont"/>
    <w:rsid w:val="00405C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537415">
      <w:bodyDiv w:val="1"/>
      <w:marLeft w:val="0"/>
      <w:marRight w:val="0"/>
      <w:marTop w:val="0"/>
      <w:marBottom w:val="0"/>
      <w:divBdr>
        <w:top w:val="none" w:sz="0" w:space="0" w:color="auto"/>
        <w:left w:val="none" w:sz="0" w:space="0" w:color="auto"/>
        <w:bottom w:val="none" w:sz="0" w:space="0" w:color="auto"/>
        <w:right w:val="none" w:sz="0" w:space="0" w:color="auto"/>
      </w:divBdr>
      <w:divsChild>
        <w:div w:id="1629824538">
          <w:marLeft w:val="0"/>
          <w:marRight w:val="0"/>
          <w:marTop w:val="0"/>
          <w:marBottom w:val="120"/>
          <w:divBdr>
            <w:top w:val="single" w:sz="6" w:space="8" w:color="D5DDC6"/>
            <w:left w:val="single" w:sz="6" w:space="0" w:color="D5DDC6"/>
            <w:bottom w:val="single" w:sz="6" w:space="12" w:color="D5DDC6"/>
            <w:right w:val="single" w:sz="6" w:space="0" w:color="D5DDC6"/>
          </w:divBdr>
        </w:div>
        <w:div w:id="44565716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66362311">
      <w:bodyDiv w:val="1"/>
      <w:marLeft w:val="0"/>
      <w:marRight w:val="0"/>
      <w:marTop w:val="0"/>
      <w:marBottom w:val="0"/>
      <w:divBdr>
        <w:top w:val="none" w:sz="0" w:space="0" w:color="auto"/>
        <w:left w:val="none" w:sz="0" w:space="0" w:color="auto"/>
        <w:bottom w:val="none" w:sz="0" w:space="0" w:color="auto"/>
        <w:right w:val="none" w:sz="0" w:space="0" w:color="auto"/>
      </w:divBdr>
      <w:divsChild>
        <w:div w:id="57409600">
          <w:marLeft w:val="0"/>
          <w:marRight w:val="0"/>
          <w:marTop w:val="0"/>
          <w:marBottom w:val="120"/>
          <w:divBdr>
            <w:top w:val="single" w:sz="6" w:space="8" w:color="D5DDC6"/>
            <w:left w:val="single" w:sz="6" w:space="0" w:color="D5DDC6"/>
            <w:bottom w:val="single" w:sz="6" w:space="12" w:color="D5DDC6"/>
            <w:right w:val="single" w:sz="6" w:space="0" w:color="D5DDC6"/>
          </w:divBdr>
        </w:div>
        <w:div w:id="1103263426">
          <w:marLeft w:val="0"/>
          <w:marRight w:val="0"/>
          <w:marTop w:val="0"/>
          <w:marBottom w:val="120"/>
          <w:divBdr>
            <w:top w:val="single" w:sz="6" w:space="8" w:color="D5DDC6"/>
            <w:left w:val="single" w:sz="6" w:space="0" w:color="D5DDC6"/>
            <w:bottom w:val="single" w:sz="6" w:space="12" w:color="D5DDC6"/>
            <w:right w:val="single" w:sz="6" w:space="0" w:color="D5DDC6"/>
          </w:divBdr>
        </w:div>
        <w:div w:id="131020384">
          <w:marLeft w:val="0"/>
          <w:marRight w:val="0"/>
          <w:marTop w:val="100"/>
          <w:marBottom w:val="100"/>
          <w:divBdr>
            <w:top w:val="none" w:sz="0" w:space="0" w:color="auto"/>
            <w:left w:val="none" w:sz="0" w:space="0" w:color="auto"/>
            <w:bottom w:val="none" w:sz="0" w:space="0" w:color="auto"/>
            <w:right w:val="none" w:sz="0" w:space="0" w:color="auto"/>
          </w:divBdr>
          <w:divsChild>
            <w:div w:id="1862816120">
              <w:marLeft w:val="0"/>
              <w:marRight w:val="0"/>
              <w:marTop w:val="0"/>
              <w:marBottom w:val="0"/>
              <w:divBdr>
                <w:top w:val="none" w:sz="0" w:space="0" w:color="auto"/>
                <w:left w:val="none" w:sz="0" w:space="0" w:color="auto"/>
                <w:bottom w:val="none" w:sz="0" w:space="0" w:color="auto"/>
                <w:right w:val="none" w:sz="0" w:space="0" w:color="auto"/>
              </w:divBdr>
              <w:divsChild>
                <w:div w:id="1241598784">
                  <w:marLeft w:val="0"/>
                  <w:marRight w:val="0"/>
                  <w:marTop w:val="0"/>
                  <w:marBottom w:val="0"/>
                  <w:divBdr>
                    <w:top w:val="none" w:sz="0" w:space="0" w:color="auto"/>
                    <w:left w:val="none" w:sz="0" w:space="0" w:color="auto"/>
                    <w:bottom w:val="none" w:sz="0" w:space="0" w:color="auto"/>
                    <w:right w:val="none" w:sz="0" w:space="0" w:color="auto"/>
                  </w:divBdr>
                  <w:divsChild>
                    <w:div w:id="22499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83402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07838888">
      <w:bodyDiv w:val="1"/>
      <w:marLeft w:val="0"/>
      <w:marRight w:val="0"/>
      <w:marTop w:val="0"/>
      <w:marBottom w:val="0"/>
      <w:divBdr>
        <w:top w:val="none" w:sz="0" w:space="0" w:color="auto"/>
        <w:left w:val="none" w:sz="0" w:space="0" w:color="auto"/>
        <w:bottom w:val="none" w:sz="0" w:space="0" w:color="auto"/>
        <w:right w:val="none" w:sz="0" w:space="0" w:color="auto"/>
      </w:divBdr>
      <w:divsChild>
        <w:div w:id="1679847152">
          <w:marLeft w:val="0"/>
          <w:marRight w:val="0"/>
          <w:marTop w:val="0"/>
          <w:marBottom w:val="0"/>
          <w:divBdr>
            <w:top w:val="none" w:sz="0" w:space="0" w:color="auto"/>
            <w:left w:val="none" w:sz="0" w:space="0" w:color="auto"/>
            <w:bottom w:val="none" w:sz="0" w:space="0" w:color="auto"/>
            <w:right w:val="none" w:sz="0" w:space="0" w:color="auto"/>
          </w:divBdr>
          <w:divsChild>
            <w:div w:id="1801994370">
              <w:marLeft w:val="0"/>
              <w:marRight w:val="0"/>
              <w:marTop w:val="0"/>
              <w:marBottom w:val="0"/>
              <w:divBdr>
                <w:top w:val="none" w:sz="0" w:space="0" w:color="auto"/>
                <w:left w:val="none" w:sz="0" w:space="0" w:color="auto"/>
                <w:bottom w:val="none" w:sz="0" w:space="0" w:color="auto"/>
                <w:right w:val="none" w:sz="0" w:space="0" w:color="auto"/>
              </w:divBdr>
              <w:divsChild>
                <w:div w:id="498421248">
                  <w:marLeft w:val="0"/>
                  <w:marRight w:val="0"/>
                  <w:marTop w:val="0"/>
                  <w:marBottom w:val="0"/>
                  <w:divBdr>
                    <w:top w:val="none" w:sz="0" w:space="0" w:color="auto"/>
                    <w:left w:val="none" w:sz="0" w:space="0" w:color="auto"/>
                    <w:bottom w:val="none" w:sz="0" w:space="0" w:color="auto"/>
                    <w:right w:val="none" w:sz="0" w:space="0" w:color="auto"/>
                  </w:divBdr>
                  <w:divsChild>
                    <w:div w:id="1627811047">
                      <w:marLeft w:val="0"/>
                      <w:marRight w:val="0"/>
                      <w:marTop w:val="0"/>
                      <w:marBottom w:val="0"/>
                      <w:divBdr>
                        <w:top w:val="none" w:sz="0" w:space="0" w:color="auto"/>
                        <w:left w:val="none" w:sz="0" w:space="0" w:color="auto"/>
                        <w:bottom w:val="none" w:sz="0" w:space="0" w:color="auto"/>
                        <w:right w:val="none" w:sz="0" w:space="0" w:color="auto"/>
                      </w:divBdr>
                      <w:divsChild>
                        <w:div w:id="1364791355">
                          <w:marLeft w:val="0"/>
                          <w:marRight w:val="0"/>
                          <w:marTop w:val="0"/>
                          <w:marBottom w:val="0"/>
                          <w:divBdr>
                            <w:top w:val="none" w:sz="0" w:space="0" w:color="auto"/>
                            <w:left w:val="none" w:sz="0" w:space="0" w:color="auto"/>
                            <w:bottom w:val="none" w:sz="0" w:space="0" w:color="auto"/>
                            <w:right w:val="none" w:sz="0" w:space="0" w:color="auto"/>
                          </w:divBdr>
                          <w:divsChild>
                            <w:div w:id="1719431949">
                              <w:marLeft w:val="0"/>
                              <w:marRight w:val="0"/>
                              <w:marTop w:val="0"/>
                              <w:marBottom w:val="0"/>
                              <w:divBdr>
                                <w:top w:val="none" w:sz="0" w:space="0" w:color="auto"/>
                                <w:left w:val="none" w:sz="0" w:space="0" w:color="auto"/>
                                <w:bottom w:val="none" w:sz="0" w:space="0" w:color="auto"/>
                                <w:right w:val="none" w:sz="0" w:space="0" w:color="auto"/>
                              </w:divBdr>
                              <w:divsChild>
                                <w:div w:id="382952431">
                                  <w:marLeft w:val="0"/>
                                  <w:marRight w:val="0"/>
                                  <w:marTop w:val="0"/>
                                  <w:marBottom w:val="0"/>
                                  <w:divBdr>
                                    <w:top w:val="none" w:sz="0" w:space="0" w:color="auto"/>
                                    <w:left w:val="none" w:sz="0" w:space="0" w:color="auto"/>
                                    <w:bottom w:val="none" w:sz="0" w:space="0" w:color="auto"/>
                                    <w:right w:val="none" w:sz="0" w:space="0" w:color="auto"/>
                                  </w:divBdr>
                                  <w:divsChild>
                                    <w:div w:id="643317738">
                                      <w:marLeft w:val="0"/>
                                      <w:marRight w:val="0"/>
                                      <w:marTop w:val="0"/>
                                      <w:marBottom w:val="0"/>
                                      <w:divBdr>
                                        <w:top w:val="none" w:sz="0" w:space="0" w:color="auto"/>
                                        <w:left w:val="none" w:sz="0" w:space="0" w:color="auto"/>
                                        <w:bottom w:val="none" w:sz="0" w:space="0" w:color="auto"/>
                                        <w:right w:val="none" w:sz="0" w:space="0" w:color="auto"/>
                                      </w:divBdr>
                                      <w:divsChild>
                                        <w:div w:id="1883055771">
                                          <w:marLeft w:val="0"/>
                                          <w:marRight w:val="0"/>
                                          <w:marTop w:val="0"/>
                                          <w:marBottom w:val="0"/>
                                          <w:divBdr>
                                            <w:top w:val="none" w:sz="0" w:space="0" w:color="auto"/>
                                            <w:left w:val="none" w:sz="0" w:space="0" w:color="auto"/>
                                            <w:bottom w:val="none" w:sz="0" w:space="0" w:color="auto"/>
                                            <w:right w:val="none" w:sz="0" w:space="0" w:color="auto"/>
                                          </w:divBdr>
                                          <w:divsChild>
                                            <w:div w:id="737093180">
                                              <w:marLeft w:val="0"/>
                                              <w:marRight w:val="0"/>
                                              <w:marTop w:val="0"/>
                                              <w:marBottom w:val="0"/>
                                              <w:divBdr>
                                                <w:top w:val="none" w:sz="0" w:space="0" w:color="auto"/>
                                                <w:left w:val="none" w:sz="0" w:space="0" w:color="auto"/>
                                                <w:bottom w:val="none" w:sz="0" w:space="0" w:color="auto"/>
                                                <w:right w:val="none" w:sz="0" w:space="0" w:color="auto"/>
                                              </w:divBdr>
                                              <w:divsChild>
                                                <w:div w:id="1894926215">
                                                  <w:marLeft w:val="0"/>
                                                  <w:marRight w:val="0"/>
                                                  <w:marTop w:val="0"/>
                                                  <w:marBottom w:val="0"/>
                                                  <w:divBdr>
                                                    <w:top w:val="none" w:sz="0" w:space="0" w:color="auto"/>
                                                    <w:left w:val="none" w:sz="0" w:space="0" w:color="auto"/>
                                                    <w:bottom w:val="none" w:sz="0" w:space="0" w:color="auto"/>
                                                    <w:right w:val="none" w:sz="0" w:space="0" w:color="auto"/>
                                                  </w:divBdr>
                                                  <w:divsChild>
                                                    <w:div w:id="1683509623">
                                                      <w:marLeft w:val="0"/>
                                                      <w:marRight w:val="0"/>
                                                      <w:marTop w:val="0"/>
                                                      <w:marBottom w:val="0"/>
                                                      <w:divBdr>
                                                        <w:top w:val="none" w:sz="0" w:space="0" w:color="auto"/>
                                                        <w:left w:val="none" w:sz="0" w:space="0" w:color="auto"/>
                                                        <w:bottom w:val="none" w:sz="0" w:space="0" w:color="auto"/>
                                                        <w:right w:val="none" w:sz="0" w:space="0" w:color="auto"/>
                                                      </w:divBdr>
                                                      <w:divsChild>
                                                        <w:div w:id="834419085">
                                                          <w:marLeft w:val="0"/>
                                                          <w:marRight w:val="0"/>
                                                          <w:marTop w:val="0"/>
                                                          <w:marBottom w:val="0"/>
                                                          <w:divBdr>
                                                            <w:top w:val="none" w:sz="0" w:space="0" w:color="auto"/>
                                                            <w:left w:val="none" w:sz="0" w:space="0" w:color="auto"/>
                                                            <w:bottom w:val="none" w:sz="0" w:space="0" w:color="auto"/>
                                                            <w:right w:val="none" w:sz="0" w:space="0" w:color="auto"/>
                                                          </w:divBdr>
                                                          <w:divsChild>
                                                            <w:div w:id="157966944">
                                                              <w:marLeft w:val="0"/>
                                                              <w:marRight w:val="0"/>
                                                              <w:marTop w:val="0"/>
                                                              <w:marBottom w:val="0"/>
                                                              <w:divBdr>
                                                                <w:top w:val="none" w:sz="0" w:space="0" w:color="auto"/>
                                                                <w:left w:val="none" w:sz="0" w:space="0" w:color="auto"/>
                                                                <w:bottom w:val="none" w:sz="0" w:space="0" w:color="auto"/>
                                                                <w:right w:val="none" w:sz="0" w:space="0" w:color="auto"/>
                                                              </w:divBdr>
                                                              <w:divsChild>
                                                                <w:div w:id="70738954">
                                                                  <w:marLeft w:val="0"/>
                                                                  <w:marRight w:val="0"/>
                                                                  <w:marTop w:val="0"/>
                                                                  <w:marBottom w:val="0"/>
                                                                  <w:divBdr>
                                                                    <w:top w:val="none" w:sz="0" w:space="0" w:color="auto"/>
                                                                    <w:left w:val="none" w:sz="0" w:space="0" w:color="auto"/>
                                                                    <w:bottom w:val="none" w:sz="0" w:space="0" w:color="auto"/>
                                                                    <w:right w:val="none" w:sz="0" w:space="0" w:color="auto"/>
                                                                  </w:divBdr>
                                                                  <w:divsChild>
                                                                    <w:div w:id="62026263">
                                                                      <w:marLeft w:val="0"/>
                                                                      <w:marRight w:val="0"/>
                                                                      <w:marTop w:val="0"/>
                                                                      <w:marBottom w:val="0"/>
                                                                      <w:divBdr>
                                                                        <w:top w:val="none" w:sz="0" w:space="0" w:color="auto"/>
                                                                        <w:left w:val="none" w:sz="0" w:space="0" w:color="auto"/>
                                                                        <w:bottom w:val="none" w:sz="0" w:space="0" w:color="auto"/>
                                                                        <w:right w:val="none" w:sz="0" w:space="0" w:color="auto"/>
                                                                      </w:divBdr>
                                                                      <w:divsChild>
                                                                        <w:div w:id="1760131811">
                                                                          <w:marLeft w:val="0"/>
                                                                          <w:marRight w:val="0"/>
                                                                          <w:marTop w:val="0"/>
                                                                          <w:marBottom w:val="0"/>
                                                                          <w:divBdr>
                                                                            <w:top w:val="none" w:sz="0" w:space="0" w:color="auto"/>
                                                                            <w:left w:val="none" w:sz="0" w:space="0" w:color="auto"/>
                                                                            <w:bottom w:val="none" w:sz="0" w:space="0" w:color="auto"/>
                                                                            <w:right w:val="none" w:sz="0" w:space="0" w:color="auto"/>
                                                                          </w:divBdr>
                                                                          <w:divsChild>
                                                                            <w:div w:id="1749107492">
                                                                              <w:marLeft w:val="0"/>
                                                                              <w:marRight w:val="0"/>
                                                                              <w:marTop w:val="0"/>
                                                                              <w:marBottom w:val="0"/>
                                                                              <w:divBdr>
                                                                                <w:top w:val="none" w:sz="0" w:space="0" w:color="auto"/>
                                                                                <w:left w:val="none" w:sz="0" w:space="0" w:color="auto"/>
                                                                                <w:bottom w:val="none" w:sz="0" w:space="0" w:color="auto"/>
                                                                                <w:right w:val="none" w:sz="0" w:space="0" w:color="auto"/>
                                                                              </w:divBdr>
                                                                              <w:divsChild>
                                                                                <w:div w:id="1578516222">
                                                                                  <w:marLeft w:val="0"/>
                                                                                  <w:marRight w:val="0"/>
                                                                                  <w:marTop w:val="0"/>
                                                                                  <w:marBottom w:val="0"/>
                                                                                  <w:divBdr>
                                                                                    <w:top w:val="none" w:sz="0" w:space="0" w:color="auto"/>
                                                                                    <w:left w:val="none" w:sz="0" w:space="0" w:color="auto"/>
                                                                                    <w:bottom w:val="none" w:sz="0" w:space="0" w:color="auto"/>
                                                                                    <w:right w:val="none" w:sz="0" w:space="0" w:color="auto"/>
                                                                                  </w:divBdr>
                                                                                  <w:divsChild>
                                                                                    <w:div w:id="859243189">
                                                                                      <w:marLeft w:val="0"/>
                                                                                      <w:marRight w:val="0"/>
                                                                                      <w:marTop w:val="0"/>
                                                                                      <w:marBottom w:val="0"/>
                                                                                      <w:divBdr>
                                                                                        <w:top w:val="none" w:sz="0" w:space="0" w:color="auto"/>
                                                                                        <w:left w:val="none" w:sz="0" w:space="0" w:color="auto"/>
                                                                                        <w:bottom w:val="none" w:sz="0" w:space="0" w:color="auto"/>
                                                                                        <w:right w:val="none" w:sz="0" w:space="0" w:color="auto"/>
                                                                                      </w:divBdr>
                                                                                      <w:divsChild>
                                                                                        <w:div w:id="202987854">
                                                                                          <w:marLeft w:val="0"/>
                                                                                          <w:marRight w:val="0"/>
                                                                                          <w:marTop w:val="0"/>
                                                                                          <w:marBottom w:val="0"/>
                                                                                          <w:divBdr>
                                                                                            <w:top w:val="none" w:sz="0" w:space="0" w:color="auto"/>
                                                                                            <w:left w:val="none" w:sz="0" w:space="0" w:color="auto"/>
                                                                                            <w:bottom w:val="none" w:sz="0" w:space="0" w:color="auto"/>
                                                                                            <w:right w:val="none" w:sz="0" w:space="0" w:color="auto"/>
                                                                                          </w:divBdr>
                                                                                        </w:div>
                                                                                      </w:divsChild>
                                                                                    </w:div>
                                                                                    <w:div w:id="156089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314271">
                                                                  <w:marLeft w:val="0"/>
                                                                  <w:marRight w:val="0"/>
                                                                  <w:marTop w:val="0"/>
                                                                  <w:marBottom w:val="0"/>
                                                                  <w:divBdr>
                                                                    <w:top w:val="none" w:sz="0" w:space="0" w:color="auto"/>
                                                                    <w:left w:val="none" w:sz="0" w:space="0" w:color="auto"/>
                                                                    <w:bottom w:val="none" w:sz="0" w:space="0" w:color="auto"/>
                                                                    <w:right w:val="none" w:sz="0" w:space="0" w:color="auto"/>
                                                                  </w:divBdr>
                                                                  <w:divsChild>
                                                                    <w:div w:id="114377544">
                                                                      <w:marLeft w:val="0"/>
                                                                      <w:marRight w:val="0"/>
                                                                      <w:marTop w:val="0"/>
                                                                      <w:marBottom w:val="0"/>
                                                                      <w:divBdr>
                                                                        <w:top w:val="none" w:sz="0" w:space="0" w:color="auto"/>
                                                                        <w:left w:val="none" w:sz="0" w:space="0" w:color="auto"/>
                                                                        <w:bottom w:val="none" w:sz="0" w:space="0" w:color="auto"/>
                                                                        <w:right w:val="none" w:sz="0" w:space="0" w:color="auto"/>
                                                                      </w:divBdr>
                                                                      <w:divsChild>
                                                                        <w:div w:id="45375605">
                                                                          <w:marLeft w:val="0"/>
                                                                          <w:marRight w:val="0"/>
                                                                          <w:marTop w:val="0"/>
                                                                          <w:marBottom w:val="0"/>
                                                                          <w:divBdr>
                                                                            <w:top w:val="none" w:sz="0" w:space="0" w:color="auto"/>
                                                                            <w:left w:val="none" w:sz="0" w:space="0" w:color="auto"/>
                                                                            <w:bottom w:val="none" w:sz="0" w:space="0" w:color="auto"/>
                                                                            <w:right w:val="none" w:sz="0" w:space="0" w:color="auto"/>
                                                                          </w:divBdr>
                                                                          <w:divsChild>
                                                                            <w:div w:id="196287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1829124">
                          <w:marLeft w:val="0"/>
                          <w:marRight w:val="0"/>
                          <w:marTop w:val="0"/>
                          <w:marBottom w:val="0"/>
                          <w:divBdr>
                            <w:top w:val="none" w:sz="0" w:space="0" w:color="auto"/>
                            <w:left w:val="none" w:sz="0" w:space="0" w:color="auto"/>
                            <w:bottom w:val="none" w:sz="0" w:space="0" w:color="auto"/>
                            <w:right w:val="none" w:sz="0" w:space="0" w:color="auto"/>
                          </w:divBdr>
                          <w:divsChild>
                            <w:div w:id="1225291953">
                              <w:marLeft w:val="0"/>
                              <w:marRight w:val="0"/>
                              <w:marTop w:val="0"/>
                              <w:marBottom w:val="0"/>
                              <w:divBdr>
                                <w:top w:val="none" w:sz="0" w:space="0" w:color="auto"/>
                                <w:left w:val="none" w:sz="0" w:space="0" w:color="auto"/>
                                <w:bottom w:val="none" w:sz="0" w:space="0" w:color="auto"/>
                                <w:right w:val="none" w:sz="0" w:space="0" w:color="auto"/>
                              </w:divBdr>
                              <w:divsChild>
                                <w:div w:id="1905023761">
                                  <w:marLeft w:val="0"/>
                                  <w:marRight w:val="0"/>
                                  <w:marTop w:val="0"/>
                                  <w:marBottom w:val="0"/>
                                  <w:divBdr>
                                    <w:top w:val="none" w:sz="0" w:space="0" w:color="auto"/>
                                    <w:left w:val="none" w:sz="0" w:space="0" w:color="auto"/>
                                    <w:bottom w:val="none" w:sz="0" w:space="0" w:color="auto"/>
                                    <w:right w:val="none" w:sz="0" w:space="0" w:color="auto"/>
                                  </w:divBdr>
                                  <w:divsChild>
                                    <w:div w:id="2071534086">
                                      <w:marLeft w:val="0"/>
                                      <w:marRight w:val="0"/>
                                      <w:marTop w:val="0"/>
                                      <w:marBottom w:val="0"/>
                                      <w:divBdr>
                                        <w:top w:val="none" w:sz="0" w:space="0" w:color="auto"/>
                                        <w:left w:val="none" w:sz="0" w:space="0" w:color="auto"/>
                                        <w:bottom w:val="none" w:sz="0" w:space="0" w:color="auto"/>
                                        <w:right w:val="none" w:sz="0" w:space="0" w:color="auto"/>
                                      </w:divBdr>
                                      <w:divsChild>
                                        <w:div w:id="624044685">
                                          <w:marLeft w:val="0"/>
                                          <w:marRight w:val="0"/>
                                          <w:marTop w:val="0"/>
                                          <w:marBottom w:val="0"/>
                                          <w:divBdr>
                                            <w:top w:val="none" w:sz="0" w:space="0" w:color="auto"/>
                                            <w:left w:val="none" w:sz="0" w:space="0" w:color="auto"/>
                                            <w:bottom w:val="none" w:sz="0" w:space="0" w:color="auto"/>
                                            <w:right w:val="none" w:sz="0" w:space="0" w:color="auto"/>
                                          </w:divBdr>
                                          <w:divsChild>
                                            <w:div w:id="1281493230">
                                              <w:marLeft w:val="0"/>
                                              <w:marRight w:val="0"/>
                                              <w:marTop w:val="0"/>
                                              <w:marBottom w:val="0"/>
                                              <w:divBdr>
                                                <w:top w:val="none" w:sz="0" w:space="0" w:color="auto"/>
                                                <w:left w:val="none" w:sz="0" w:space="0" w:color="auto"/>
                                                <w:bottom w:val="none" w:sz="0" w:space="0" w:color="auto"/>
                                                <w:right w:val="none" w:sz="0" w:space="0" w:color="auto"/>
                                              </w:divBdr>
                                              <w:divsChild>
                                                <w:div w:id="1884750433">
                                                  <w:marLeft w:val="0"/>
                                                  <w:marRight w:val="0"/>
                                                  <w:marTop w:val="0"/>
                                                  <w:marBottom w:val="0"/>
                                                  <w:divBdr>
                                                    <w:top w:val="none" w:sz="0" w:space="0" w:color="auto"/>
                                                    <w:left w:val="none" w:sz="0" w:space="0" w:color="auto"/>
                                                    <w:bottom w:val="none" w:sz="0" w:space="0" w:color="auto"/>
                                                    <w:right w:val="none" w:sz="0" w:space="0" w:color="auto"/>
                                                  </w:divBdr>
                                                  <w:divsChild>
                                                    <w:div w:id="67673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23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294784">
      <w:bodyDiv w:val="1"/>
      <w:marLeft w:val="0"/>
      <w:marRight w:val="0"/>
      <w:marTop w:val="0"/>
      <w:marBottom w:val="0"/>
      <w:divBdr>
        <w:top w:val="none" w:sz="0" w:space="0" w:color="auto"/>
        <w:left w:val="none" w:sz="0" w:space="0" w:color="auto"/>
        <w:bottom w:val="none" w:sz="0" w:space="0" w:color="auto"/>
        <w:right w:val="none" w:sz="0" w:space="0" w:color="auto"/>
      </w:divBdr>
    </w:div>
    <w:div w:id="463275867">
      <w:bodyDiv w:val="1"/>
      <w:marLeft w:val="0"/>
      <w:marRight w:val="0"/>
      <w:marTop w:val="0"/>
      <w:marBottom w:val="0"/>
      <w:divBdr>
        <w:top w:val="none" w:sz="0" w:space="0" w:color="auto"/>
        <w:left w:val="none" w:sz="0" w:space="0" w:color="auto"/>
        <w:bottom w:val="none" w:sz="0" w:space="0" w:color="auto"/>
        <w:right w:val="none" w:sz="0" w:space="0" w:color="auto"/>
      </w:divBdr>
      <w:divsChild>
        <w:div w:id="2007437325">
          <w:marLeft w:val="0"/>
          <w:marRight w:val="0"/>
          <w:marTop w:val="0"/>
          <w:marBottom w:val="120"/>
          <w:divBdr>
            <w:top w:val="single" w:sz="6" w:space="8" w:color="D5DDC6"/>
            <w:left w:val="single" w:sz="6" w:space="0" w:color="D5DDC6"/>
            <w:bottom w:val="single" w:sz="6" w:space="12" w:color="D5DDC6"/>
            <w:right w:val="single" w:sz="6" w:space="0" w:color="D5DDC6"/>
          </w:divBdr>
        </w:div>
        <w:div w:id="123088947">
          <w:marLeft w:val="0"/>
          <w:marRight w:val="0"/>
          <w:marTop w:val="0"/>
          <w:marBottom w:val="120"/>
          <w:divBdr>
            <w:top w:val="single" w:sz="6" w:space="8" w:color="D5DDC6"/>
            <w:left w:val="single" w:sz="6" w:space="0" w:color="D5DDC6"/>
            <w:bottom w:val="single" w:sz="6" w:space="12" w:color="D5DDC6"/>
            <w:right w:val="single" w:sz="6" w:space="0" w:color="D5DDC6"/>
          </w:divBdr>
        </w:div>
        <w:div w:id="824051085">
          <w:marLeft w:val="0"/>
          <w:marRight w:val="0"/>
          <w:marTop w:val="100"/>
          <w:marBottom w:val="100"/>
          <w:divBdr>
            <w:top w:val="none" w:sz="0" w:space="0" w:color="auto"/>
            <w:left w:val="none" w:sz="0" w:space="0" w:color="auto"/>
            <w:bottom w:val="none" w:sz="0" w:space="0" w:color="auto"/>
            <w:right w:val="none" w:sz="0" w:space="0" w:color="auto"/>
          </w:divBdr>
          <w:divsChild>
            <w:div w:id="1562212782">
              <w:marLeft w:val="0"/>
              <w:marRight w:val="0"/>
              <w:marTop w:val="0"/>
              <w:marBottom w:val="0"/>
              <w:divBdr>
                <w:top w:val="none" w:sz="0" w:space="0" w:color="auto"/>
                <w:left w:val="none" w:sz="0" w:space="0" w:color="auto"/>
                <w:bottom w:val="none" w:sz="0" w:space="0" w:color="auto"/>
                <w:right w:val="none" w:sz="0" w:space="0" w:color="auto"/>
              </w:divBdr>
              <w:divsChild>
                <w:div w:id="605044946">
                  <w:marLeft w:val="0"/>
                  <w:marRight w:val="0"/>
                  <w:marTop w:val="0"/>
                  <w:marBottom w:val="0"/>
                  <w:divBdr>
                    <w:top w:val="none" w:sz="0" w:space="0" w:color="auto"/>
                    <w:left w:val="none" w:sz="0" w:space="0" w:color="auto"/>
                    <w:bottom w:val="none" w:sz="0" w:space="0" w:color="auto"/>
                    <w:right w:val="none" w:sz="0" w:space="0" w:color="auto"/>
                  </w:divBdr>
                  <w:divsChild>
                    <w:div w:id="8891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63594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478227351">
      <w:bodyDiv w:val="1"/>
      <w:marLeft w:val="0"/>
      <w:marRight w:val="0"/>
      <w:marTop w:val="0"/>
      <w:marBottom w:val="0"/>
      <w:divBdr>
        <w:top w:val="none" w:sz="0" w:space="0" w:color="auto"/>
        <w:left w:val="none" w:sz="0" w:space="0" w:color="auto"/>
        <w:bottom w:val="none" w:sz="0" w:space="0" w:color="auto"/>
        <w:right w:val="none" w:sz="0" w:space="0" w:color="auto"/>
      </w:divBdr>
    </w:div>
    <w:div w:id="618879489">
      <w:bodyDiv w:val="1"/>
      <w:marLeft w:val="0"/>
      <w:marRight w:val="0"/>
      <w:marTop w:val="0"/>
      <w:marBottom w:val="0"/>
      <w:divBdr>
        <w:top w:val="none" w:sz="0" w:space="0" w:color="auto"/>
        <w:left w:val="none" w:sz="0" w:space="0" w:color="auto"/>
        <w:bottom w:val="none" w:sz="0" w:space="0" w:color="auto"/>
        <w:right w:val="none" w:sz="0" w:space="0" w:color="auto"/>
      </w:divBdr>
      <w:divsChild>
        <w:div w:id="1691567161">
          <w:marLeft w:val="0"/>
          <w:marRight w:val="0"/>
          <w:marTop w:val="0"/>
          <w:marBottom w:val="120"/>
          <w:divBdr>
            <w:top w:val="single" w:sz="6" w:space="8" w:color="D5DDC6"/>
            <w:left w:val="single" w:sz="6" w:space="0" w:color="D5DDC6"/>
            <w:bottom w:val="single" w:sz="6" w:space="12" w:color="D5DDC6"/>
            <w:right w:val="single" w:sz="6" w:space="0" w:color="D5DDC6"/>
          </w:divBdr>
        </w:div>
        <w:div w:id="160334278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802504885">
      <w:bodyDiv w:val="1"/>
      <w:marLeft w:val="0"/>
      <w:marRight w:val="0"/>
      <w:marTop w:val="0"/>
      <w:marBottom w:val="0"/>
      <w:divBdr>
        <w:top w:val="none" w:sz="0" w:space="0" w:color="auto"/>
        <w:left w:val="none" w:sz="0" w:space="0" w:color="auto"/>
        <w:bottom w:val="none" w:sz="0" w:space="0" w:color="auto"/>
        <w:right w:val="none" w:sz="0" w:space="0" w:color="auto"/>
      </w:divBdr>
      <w:divsChild>
        <w:div w:id="963734390">
          <w:marLeft w:val="0"/>
          <w:marRight w:val="0"/>
          <w:marTop w:val="0"/>
          <w:marBottom w:val="120"/>
          <w:divBdr>
            <w:top w:val="single" w:sz="6" w:space="0" w:color="auto"/>
            <w:left w:val="single" w:sz="24" w:space="0" w:color="auto"/>
            <w:bottom w:val="single" w:sz="6" w:space="0" w:color="auto"/>
            <w:right w:val="single" w:sz="6" w:space="0" w:color="auto"/>
          </w:divBdr>
          <w:divsChild>
            <w:div w:id="1141579670">
              <w:marLeft w:val="0"/>
              <w:marRight w:val="0"/>
              <w:marTop w:val="0"/>
              <w:marBottom w:val="0"/>
              <w:divBdr>
                <w:top w:val="none" w:sz="0" w:space="0" w:color="auto"/>
                <w:left w:val="none" w:sz="0" w:space="0" w:color="auto"/>
                <w:bottom w:val="none" w:sz="0" w:space="0" w:color="auto"/>
                <w:right w:val="none" w:sz="0" w:space="0" w:color="auto"/>
              </w:divBdr>
              <w:divsChild>
                <w:div w:id="10456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1418">
      <w:bodyDiv w:val="1"/>
      <w:marLeft w:val="0"/>
      <w:marRight w:val="0"/>
      <w:marTop w:val="0"/>
      <w:marBottom w:val="0"/>
      <w:divBdr>
        <w:top w:val="none" w:sz="0" w:space="0" w:color="auto"/>
        <w:left w:val="none" w:sz="0" w:space="0" w:color="auto"/>
        <w:bottom w:val="none" w:sz="0" w:space="0" w:color="auto"/>
        <w:right w:val="none" w:sz="0" w:space="0" w:color="auto"/>
      </w:divBdr>
    </w:div>
    <w:div w:id="1343706040">
      <w:bodyDiv w:val="1"/>
      <w:marLeft w:val="0"/>
      <w:marRight w:val="0"/>
      <w:marTop w:val="0"/>
      <w:marBottom w:val="0"/>
      <w:divBdr>
        <w:top w:val="none" w:sz="0" w:space="0" w:color="auto"/>
        <w:left w:val="none" w:sz="0" w:space="0" w:color="auto"/>
        <w:bottom w:val="none" w:sz="0" w:space="0" w:color="auto"/>
        <w:right w:val="none" w:sz="0" w:space="0" w:color="auto"/>
      </w:divBdr>
      <w:divsChild>
        <w:div w:id="1218082302">
          <w:marLeft w:val="0"/>
          <w:marRight w:val="0"/>
          <w:marTop w:val="0"/>
          <w:marBottom w:val="0"/>
          <w:divBdr>
            <w:top w:val="none" w:sz="0" w:space="0" w:color="auto"/>
            <w:left w:val="none" w:sz="0" w:space="0" w:color="auto"/>
            <w:bottom w:val="none" w:sz="0" w:space="0" w:color="auto"/>
            <w:right w:val="none" w:sz="0" w:space="0" w:color="auto"/>
          </w:divBdr>
          <w:divsChild>
            <w:div w:id="834880130">
              <w:marLeft w:val="0"/>
              <w:marRight w:val="0"/>
              <w:marTop w:val="0"/>
              <w:marBottom w:val="0"/>
              <w:divBdr>
                <w:top w:val="none" w:sz="0" w:space="0" w:color="auto"/>
                <w:left w:val="none" w:sz="0" w:space="0" w:color="auto"/>
                <w:bottom w:val="none" w:sz="0" w:space="0" w:color="auto"/>
                <w:right w:val="none" w:sz="0" w:space="0" w:color="auto"/>
              </w:divBdr>
              <w:divsChild>
                <w:div w:id="381948560">
                  <w:marLeft w:val="0"/>
                  <w:marRight w:val="0"/>
                  <w:marTop w:val="0"/>
                  <w:marBottom w:val="0"/>
                  <w:divBdr>
                    <w:top w:val="none" w:sz="0" w:space="0" w:color="auto"/>
                    <w:left w:val="none" w:sz="0" w:space="0" w:color="auto"/>
                    <w:bottom w:val="none" w:sz="0" w:space="0" w:color="auto"/>
                    <w:right w:val="none" w:sz="0" w:space="0" w:color="auto"/>
                  </w:divBdr>
                </w:div>
              </w:divsChild>
            </w:div>
            <w:div w:id="280964598">
              <w:marLeft w:val="0"/>
              <w:marRight w:val="0"/>
              <w:marTop w:val="0"/>
              <w:marBottom w:val="0"/>
              <w:divBdr>
                <w:top w:val="none" w:sz="0" w:space="0" w:color="auto"/>
                <w:left w:val="none" w:sz="0" w:space="0" w:color="auto"/>
                <w:bottom w:val="none" w:sz="0" w:space="0" w:color="auto"/>
                <w:right w:val="none" w:sz="0" w:space="0" w:color="auto"/>
              </w:divBdr>
            </w:div>
          </w:divsChild>
        </w:div>
        <w:div w:id="901985856">
          <w:marLeft w:val="0"/>
          <w:marRight w:val="0"/>
          <w:marTop w:val="0"/>
          <w:marBottom w:val="0"/>
          <w:divBdr>
            <w:top w:val="none" w:sz="0" w:space="0" w:color="auto"/>
            <w:left w:val="none" w:sz="0" w:space="0" w:color="auto"/>
            <w:bottom w:val="none" w:sz="0" w:space="0" w:color="auto"/>
            <w:right w:val="none" w:sz="0" w:space="0" w:color="auto"/>
          </w:divBdr>
          <w:divsChild>
            <w:div w:id="1776632871">
              <w:marLeft w:val="0"/>
              <w:marRight w:val="0"/>
              <w:marTop w:val="0"/>
              <w:marBottom w:val="0"/>
              <w:divBdr>
                <w:top w:val="none" w:sz="0" w:space="0" w:color="auto"/>
                <w:left w:val="none" w:sz="0" w:space="0" w:color="auto"/>
                <w:bottom w:val="none" w:sz="0" w:space="0" w:color="auto"/>
                <w:right w:val="none" w:sz="0" w:space="0" w:color="auto"/>
              </w:divBdr>
              <w:divsChild>
                <w:div w:id="1010524166">
                  <w:marLeft w:val="0"/>
                  <w:marRight w:val="0"/>
                  <w:marTop w:val="0"/>
                  <w:marBottom w:val="0"/>
                  <w:divBdr>
                    <w:top w:val="none" w:sz="0" w:space="0" w:color="auto"/>
                    <w:left w:val="none" w:sz="0" w:space="0" w:color="auto"/>
                    <w:bottom w:val="none" w:sz="0" w:space="0" w:color="auto"/>
                    <w:right w:val="none" w:sz="0" w:space="0" w:color="auto"/>
                  </w:divBdr>
                </w:div>
              </w:divsChild>
            </w:div>
            <w:div w:id="78010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6720">
      <w:bodyDiv w:val="1"/>
      <w:marLeft w:val="0"/>
      <w:marRight w:val="0"/>
      <w:marTop w:val="0"/>
      <w:marBottom w:val="0"/>
      <w:divBdr>
        <w:top w:val="none" w:sz="0" w:space="0" w:color="auto"/>
        <w:left w:val="none" w:sz="0" w:space="0" w:color="auto"/>
        <w:bottom w:val="none" w:sz="0" w:space="0" w:color="auto"/>
        <w:right w:val="none" w:sz="0" w:space="0" w:color="auto"/>
      </w:divBdr>
      <w:divsChild>
        <w:div w:id="1930887376">
          <w:marLeft w:val="0"/>
          <w:marRight w:val="0"/>
          <w:marTop w:val="150"/>
          <w:marBottom w:val="150"/>
          <w:divBdr>
            <w:top w:val="none" w:sz="0" w:space="0" w:color="auto"/>
            <w:left w:val="none" w:sz="0" w:space="0" w:color="auto"/>
            <w:bottom w:val="none" w:sz="0" w:space="0" w:color="auto"/>
            <w:right w:val="none" w:sz="0" w:space="0" w:color="auto"/>
          </w:divBdr>
          <w:divsChild>
            <w:div w:id="72482872">
              <w:marLeft w:val="0"/>
              <w:marRight w:val="0"/>
              <w:marTop w:val="0"/>
              <w:marBottom w:val="0"/>
              <w:divBdr>
                <w:top w:val="none" w:sz="0" w:space="0" w:color="auto"/>
                <w:left w:val="none" w:sz="0" w:space="0" w:color="auto"/>
                <w:bottom w:val="none" w:sz="0" w:space="0" w:color="auto"/>
                <w:right w:val="none" w:sz="0" w:space="0" w:color="auto"/>
              </w:divBdr>
              <w:divsChild>
                <w:div w:id="326439447">
                  <w:marLeft w:val="0"/>
                  <w:marRight w:val="0"/>
                  <w:marTop w:val="0"/>
                  <w:marBottom w:val="0"/>
                  <w:divBdr>
                    <w:top w:val="none" w:sz="0" w:space="0" w:color="auto"/>
                    <w:left w:val="none" w:sz="0" w:space="0" w:color="auto"/>
                    <w:bottom w:val="none" w:sz="0" w:space="0" w:color="auto"/>
                    <w:right w:val="none" w:sz="0" w:space="0" w:color="auto"/>
                  </w:divBdr>
                  <w:divsChild>
                    <w:div w:id="1357735503">
                      <w:marLeft w:val="0"/>
                      <w:marRight w:val="0"/>
                      <w:marTop w:val="0"/>
                      <w:marBottom w:val="0"/>
                      <w:divBdr>
                        <w:top w:val="none" w:sz="0" w:space="0" w:color="auto"/>
                        <w:left w:val="none" w:sz="0" w:space="0" w:color="auto"/>
                        <w:bottom w:val="none" w:sz="0" w:space="0" w:color="auto"/>
                        <w:right w:val="none" w:sz="0" w:space="0" w:color="auto"/>
                      </w:divBdr>
                      <w:divsChild>
                        <w:div w:id="870262936">
                          <w:marLeft w:val="0"/>
                          <w:marRight w:val="0"/>
                          <w:marTop w:val="0"/>
                          <w:marBottom w:val="0"/>
                          <w:divBdr>
                            <w:top w:val="none" w:sz="0" w:space="0" w:color="auto"/>
                            <w:left w:val="none" w:sz="0" w:space="0" w:color="auto"/>
                            <w:bottom w:val="none" w:sz="0" w:space="0" w:color="auto"/>
                            <w:right w:val="none" w:sz="0" w:space="0" w:color="auto"/>
                          </w:divBdr>
                          <w:divsChild>
                            <w:div w:id="900553072">
                              <w:marLeft w:val="0"/>
                              <w:marRight w:val="0"/>
                              <w:marTop w:val="0"/>
                              <w:marBottom w:val="0"/>
                              <w:divBdr>
                                <w:top w:val="none" w:sz="0" w:space="0" w:color="auto"/>
                                <w:left w:val="none" w:sz="0" w:space="0" w:color="auto"/>
                                <w:bottom w:val="none" w:sz="0" w:space="0" w:color="auto"/>
                                <w:right w:val="none" w:sz="0" w:space="0" w:color="auto"/>
                              </w:divBdr>
                              <w:divsChild>
                                <w:div w:id="1836413224">
                                  <w:marLeft w:val="0"/>
                                  <w:marRight w:val="0"/>
                                  <w:marTop w:val="0"/>
                                  <w:marBottom w:val="0"/>
                                  <w:divBdr>
                                    <w:top w:val="none" w:sz="0" w:space="0" w:color="auto"/>
                                    <w:left w:val="none" w:sz="0" w:space="0" w:color="auto"/>
                                    <w:bottom w:val="none" w:sz="0" w:space="0" w:color="auto"/>
                                    <w:right w:val="none" w:sz="0" w:space="0" w:color="auto"/>
                                  </w:divBdr>
                                  <w:divsChild>
                                    <w:div w:id="1582762715">
                                      <w:marLeft w:val="0"/>
                                      <w:marRight w:val="0"/>
                                      <w:marTop w:val="0"/>
                                      <w:marBottom w:val="0"/>
                                      <w:divBdr>
                                        <w:top w:val="none" w:sz="0" w:space="0" w:color="auto"/>
                                        <w:left w:val="none" w:sz="0" w:space="0" w:color="auto"/>
                                        <w:bottom w:val="none" w:sz="0" w:space="0" w:color="auto"/>
                                        <w:right w:val="none" w:sz="0" w:space="0" w:color="auto"/>
                                      </w:divBdr>
                                      <w:divsChild>
                                        <w:div w:id="828983954">
                                          <w:marLeft w:val="0"/>
                                          <w:marRight w:val="0"/>
                                          <w:marTop w:val="0"/>
                                          <w:marBottom w:val="0"/>
                                          <w:divBdr>
                                            <w:top w:val="none" w:sz="0" w:space="0" w:color="auto"/>
                                            <w:left w:val="none" w:sz="0" w:space="0" w:color="auto"/>
                                            <w:bottom w:val="none" w:sz="0" w:space="0" w:color="auto"/>
                                            <w:right w:val="none" w:sz="0" w:space="0" w:color="auto"/>
                                          </w:divBdr>
                                          <w:divsChild>
                                            <w:div w:id="371924845">
                                              <w:marLeft w:val="0"/>
                                              <w:marRight w:val="0"/>
                                              <w:marTop w:val="0"/>
                                              <w:marBottom w:val="0"/>
                                              <w:divBdr>
                                                <w:top w:val="none" w:sz="0" w:space="0" w:color="auto"/>
                                                <w:left w:val="none" w:sz="0" w:space="0" w:color="auto"/>
                                                <w:bottom w:val="none" w:sz="0" w:space="0" w:color="auto"/>
                                                <w:right w:val="none" w:sz="0" w:space="0" w:color="auto"/>
                                              </w:divBdr>
                                              <w:divsChild>
                                                <w:div w:id="872307364">
                                                  <w:marLeft w:val="0"/>
                                                  <w:marRight w:val="0"/>
                                                  <w:marTop w:val="0"/>
                                                  <w:marBottom w:val="0"/>
                                                  <w:divBdr>
                                                    <w:top w:val="none" w:sz="0" w:space="0" w:color="auto"/>
                                                    <w:left w:val="none" w:sz="0" w:space="0" w:color="auto"/>
                                                    <w:bottom w:val="none" w:sz="0" w:space="0" w:color="auto"/>
                                                    <w:right w:val="none" w:sz="0" w:space="0" w:color="auto"/>
                                                  </w:divBdr>
                                                  <w:divsChild>
                                                    <w:div w:id="708258026">
                                                      <w:marLeft w:val="0"/>
                                                      <w:marRight w:val="0"/>
                                                      <w:marTop w:val="0"/>
                                                      <w:marBottom w:val="0"/>
                                                      <w:divBdr>
                                                        <w:top w:val="none" w:sz="0" w:space="0" w:color="auto"/>
                                                        <w:left w:val="none" w:sz="0" w:space="0" w:color="auto"/>
                                                        <w:bottom w:val="none" w:sz="0" w:space="0" w:color="auto"/>
                                                        <w:right w:val="none" w:sz="0" w:space="0" w:color="auto"/>
                                                      </w:divBdr>
                                                    </w:div>
                                                    <w:div w:id="785932496">
                                                      <w:marLeft w:val="0"/>
                                                      <w:marRight w:val="0"/>
                                                      <w:marTop w:val="0"/>
                                                      <w:marBottom w:val="0"/>
                                                      <w:divBdr>
                                                        <w:top w:val="none" w:sz="0" w:space="0" w:color="auto"/>
                                                        <w:left w:val="none" w:sz="0" w:space="0" w:color="auto"/>
                                                        <w:bottom w:val="none" w:sz="0" w:space="0" w:color="auto"/>
                                                        <w:right w:val="none" w:sz="0" w:space="0" w:color="auto"/>
                                                      </w:divBdr>
                                                    </w:div>
                                                  </w:divsChild>
                                                </w:div>
                                                <w:div w:id="1627849137">
                                                  <w:marLeft w:val="0"/>
                                                  <w:marRight w:val="0"/>
                                                  <w:marTop w:val="0"/>
                                                  <w:marBottom w:val="0"/>
                                                  <w:divBdr>
                                                    <w:top w:val="none" w:sz="0" w:space="0" w:color="auto"/>
                                                    <w:left w:val="none" w:sz="0" w:space="0" w:color="auto"/>
                                                    <w:bottom w:val="none" w:sz="0" w:space="0" w:color="auto"/>
                                                    <w:right w:val="none" w:sz="0" w:space="0" w:color="auto"/>
                                                  </w:divBdr>
                                                  <w:divsChild>
                                                    <w:div w:id="735469123">
                                                      <w:marLeft w:val="0"/>
                                                      <w:marRight w:val="0"/>
                                                      <w:marTop w:val="0"/>
                                                      <w:marBottom w:val="0"/>
                                                      <w:divBdr>
                                                        <w:top w:val="none" w:sz="0" w:space="0" w:color="auto"/>
                                                        <w:left w:val="none" w:sz="0" w:space="0" w:color="auto"/>
                                                        <w:bottom w:val="none" w:sz="0" w:space="0" w:color="auto"/>
                                                        <w:right w:val="none" w:sz="0" w:space="0" w:color="auto"/>
                                                      </w:divBdr>
                                                      <w:divsChild>
                                                        <w:div w:id="146993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83962">
                                                  <w:marLeft w:val="0"/>
                                                  <w:marRight w:val="0"/>
                                                  <w:marTop w:val="0"/>
                                                  <w:marBottom w:val="0"/>
                                                  <w:divBdr>
                                                    <w:top w:val="none" w:sz="0" w:space="0" w:color="auto"/>
                                                    <w:left w:val="none" w:sz="0" w:space="0" w:color="auto"/>
                                                    <w:bottom w:val="none" w:sz="0" w:space="0" w:color="auto"/>
                                                    <w:right w:val="none" w:sz="0" w:space="0" w:color="auto"/>
                                                  </w:divBdr>
                                                  <w:divsChild>
                                                    <w:div w:id="1968971064">
                                                      <w:marLeft w:val="0"/>
                                                      <w:marRight w:val="0"/>
                                                      <w:marTop w:val="0"/>
                                                      <w:marBottom w:val="0"/>
                                                      <w:divBdr>
                                                        <w:top w:val="none" w:sz="0" w:space="0" w:color="auto"/>
                                                        <w:left w:val="none" w:sz="0" w:space="0" w:color="auto"/>
                                                        <w:bottom w:val="none" w:sz="0" w:space="0" w:color="auto"/>
                                                        <w:right w:val="none" w:sz="0" w:space="0" w:color="auto"/>
                                                      </w:divBdr>
                                                    </w:div>
                                                    <w:div w:id="4175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3832200">
          <w:marLeft w:val="0"/>
          <w:marRight w:val="0"/>
          <w:marTop w:val="0"/>
          <w:marBottom w:val="120"/>
          <w:divBdr>
            <w:top w:val="single" w:sz="6" w:space="0" w:color="auto"/>
            <w:left w:val="single" w:sz="24" w:space="0" w:color="auto"/>
            <w:bottom w:val="single" w:sz="6" w:space="0" w:color="auto"/>
            <w:right w:val="single" w:sz="6" w:space="0" w:color="auto"/>
          </w:divBdr>
          <w:divsChild>
            <w:div w:id="1707873161">
              <w:marLeft w:val="0"/>
              <w:marRight w:val="0"/>
              <w:marTop w:val="0"/>
              <w:marBottom w:val="0"/>
              <w:divBdr>
                <w:top w:val="none" w:sz="0" w:space="0" w:color="auto"/>
                <w:left w:val="none" w:sz="0" w:space="0" w:color="auto"/>
                <w:bottom w:val="none" w:sz="0" w:space="0" w:color="auto"/>
                <w:right w:val="none" w:sz="0" w:space="0" w:color="auto"/>
              </w:divBdr>
              <w:divsChild>
                <w:div w:id="129822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12</Pages>
  <Words>2355</Words>
  <Characters>13430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Asus</cp:lastModifiedBy>
  <cp:revision>85</cp:revision>
  <dcterms:created xsi:type="dcterms:W3CDTF">2021-09-17T00:53:00Z</dcterms:created>
  <dcterms:modified xsi:type="dcterms:W3CDTF">2024-08-06T12:03:00Z</dcterms:modified>
</cp:coreProperties>
</file>